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0DF448" w14:textId="3BEAE789" w:rsidR="001F655E" w:rsidRDefault="001F655E" w:rsidP="00B56D6F">
      <w:pPr>
        <w:rPr>
          <w:ins w:id="0" w:author="Wei Xu" w:date="2014-05-29T14:56:00Z"/>
        </w:rPr>
      </w:pPr>
      <w:ins w:id="1" w:author="Wei Xu" w:date="2014-05-29T14:56:00Z">
        <w:r>
          <w:t>[</w:t>
        </w:r>
      </w:ins>
      <w:ins w:id="2" w:author="Wei Xu" w:date="2014-05-29T14:57:00Z">
        <w:r>
          <w:rPr>
            <w:rFonts w:hint="eastAsia"/>
          </w:rPr>
          <w:t>这里需要问题的意义和相关工作的介绍。。</w:t>
        </w:r>
      </w:ins>
      <w:ins w:id="3" w:author="Wei Xu" w:date="2014-05-29T14:56:00Z">
        <w:r>
          <w:t>]</w:t>
        </w:r>
      </w:ins>
    </w:p>
    <w:p w14:paraId="59614D50" w14:textId="77777777" w:rsidR="001F655E" w:rsidRDefault="001F655E" w:rsidP="00B56D6F">
      <w:pPr>
        <w:rPr>
          <w:ins w:id="4" w:author="Wei Xu" w:date="2014-05-29T14:56:00Z"/>
        </w:rPr>
      </w:pPr>
    </w:p>
    <w:p w14:paraId="1B88091F" w14:textId="4CD2AAB3" w:rsidR="006C4E0E" w:rsidRPr="00993E9D" w:rsidRDefault="006522FB" w:rsidP="00B56D6F">
      <w:r>
        <w:rPr>
          <w:rFonts w:hint="eastAsia"/>
        </w:rPr>
        <w:t>【问题的形式化描述</w:t>
      </w:r>
      <w:r w:rsidR="00993E9D">
        <w:rPr>
          <w:rFonts w:hint="eastAsia"/>
        </w:rPr>
        <w:t>】</w:t>
      </w:r>
    </w:p>
    <w:p w14:paraId="2C0F9074" w14:textId="5B7963A3" w:rsidR="00993E9D" w:rsidRDefault="00993E9D" w:rsidP="00B56D6F">
      <w:pPr>
        <w:ind w:firstLine="420"/>
      </w:pPr>
      <w:r>
        <w:rPr>
          <w:rFonts w:hint="eastAsia"/>
        </w:rPr>
        <w:t>假设</w:t>
      </w:r>
      <w:r w:rsidR="006522FB">
        <w:rPr>
          <w:rFonts w:hint="eastAsia"/>
        </w:rPr>
        <w:t>计算集群中存在</w:t>
      </w:r>
      <w:r w:rsidR="00CC4C88" w:rsidRPr="00025957">
        <w:rPr>
          <w:position w:val="-4"/>
        </w:rPr>
        <w:object w:dxaOrig="160" w:dyaOrig="200" w14:anchorId="4246E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pt;height:10pt" o:ole="">
            <v:imagedata r:id="rId6" o:title=""/>
          </v:shape>
          <o:OLEObject Type="Embed" ProgID="Equation.DSMT4" ShapeID="_x0000_i1025" DrawAspect="Content" ObjectID="_1337010546" r:id="rId7"/>
        </w:object>
      </w:r>
      <w:r w:rsidR="006522FB">
        <w:rPr>
          <w:rFonts w:hint="eastAsia"/>
        </w:rPr>
        <w:t>台</w:t>
      </w:r>
      <w:r>
        <w:rPr>
          <w:rFonts w:hint="eastAsia"/>
        </w:rPr>
        <w:t>服务器</w:t>
      </w:r>
      <w:r w:rsidR="00CC4C88" w:rsidRPr="006522FB">
        <w:rPr>
          <w:position w:val="-12"/>
        </w:rPr>
        <w:object w:dxaOrig="1320" w:dyaOrig="380" w14:anchorId="12438E79">
          <v:shape id="_x0000_i1026" type="#_x0000_t75" style="width:66pt;height:19pt" o:ole="">
            <v:imagedata r:id="rId8" o:title=""/>
          </v:shape>
          <o:OLEObject Type="Embed" ProgID="Equation.DSMT4" ShapeID="_x0000_i1026" DrawAspect="Content" ObjectID="_1337010547" r:id="rId9"/>
        </w:object>
      </w:r>
      <w:r w:rsidR="006522FB">
        <w:rPr>
          <w:rFonts w:hint="eastAsia"/>
        </w:rPr>
        <w:t>，运行有</w:t>
      </w:r>
      <w:r w:rsidR="006522FB" w:rsidRPr="00025957">
        <w:rPr>
          <w:position w:val="-4"/>
        </w:rPr>
        <w:object w:dxaOrig="240" w:dyaOrig="200" w14:anchorId="44BD85CF">
          <v:shape id="_x0000_i1027" type="#_x0000_t75" style="width:12pt;height:10pt" o:ole="">
            <v:imagedata r:id="rId10" o:title=""/>
          </v:shape>
          <o:OLEObject Type="Embed" ProgID="Equation.DSMT4" ShapeID="_x0000_i1027" DrawAspect="Content" ObjectID="_1337010548" r:id="rId11"/>
        </w:object>
      </w:r>
      <w:r w:rsidR="006522FB">
        <w:rPr>
          <w:rFonts w:hint="eastAsia"/>
        </w:rPr>
        <w:t>个虚拟机</w:t>
      </w:r>
      <w:r w:rsidR="00CC4C88" w:rsidRPr="006522FB">
        <w:rPr>
          <w:position w:val="-12"/>
        </w:rPr>
        <w:object w:dxaOrig="1240" w:dyaOrig="380" w14:anchorId="35C32579">
          <v:shape id="_x0000_i1028" type="#_x0000_t75" style="width:62pt;height:19pt" o:ole="">
            <v:imagedata r:id="rId12" o:title=""/>
          </v:shape>
          <o:OLEObject Type="Embed" ProgID="Equation.DSMT4" ShapeID="_x0000_i1028" DrawAspect="Content" ObjectID="_1337010549" r:id="rId13"/>
        </w:object>
      </w:r>
      <w:r w:rsidR="006522FB">
        <w:rPr>
          <w:rFonts w:hint="eastAsia"/>
        </w:rPr>
        <w:t>。每个虚拟机需要一定的资源，</w:t>
      </w:r>
      <w:r>
        <w:rPr>
          <w:rFonts w:hint="eastAsia"/>
        </w:rPr>
        <w:t>设虚拟机</w:t>
      </w:r>
      <w:r w:rsidR="006522FB" w:rsidRPr="006522FB">
        <w:rPr>
          <w:position w:val="-12"/>
        </w:rPr>
        <w:object w:dxaOrig="260" w:dyaOrig="380" w14:anchorId="1A81738B">
          <v:shape id="_x0000_i1029" type="#_x0000_t75" style="width:13pt;height:19pt" o:ole="">
            <v:imagedata r:id="rId14" o:title=""/>
          </v:shape>
          <o:OLEObject Type="Embed" ProgID="Equation.DSMT4" ShapeID="_x0000_i1029" DrawAspect="Content" ObjectID="_1337010550" r:id="rId15"/>
        </w:object>
      </w:r>
      <w:r>
        <w:rPr>
          <w:rFonts w:hint="eastAsia"/>
        </w:rPr>
        <w:t>需要占用</w:t>
      </w:r>
      <w:r w:rsidR="006522FB" w:rsidRPr="006522FB">
        <w:rPr>
          <w:position w:val="-12"/>
        </w:rPr>
        <w:object w:dxaOrig="260" w:dyaOrig="380" w14:anchorId="733A5424">
          <v:shape id="_x0000_i1030" type="#_x0000_t75" style="width:13pt;height:19pt" o:ole="">
            <v:imagedata r:id="rId16" o:title=""/>
          </v:shape>
          <o:OLEObject Type="Embed" ProgID="Equation.DSMT4" ShapeID="_x0000_i1030" DrawAspect="Content" ObjectID="_1337010551" r:id="rId17"/>
        </w:object>
      </w:r>
      <w:r>
        <w:rPr>
          <w:rFonts w:hint="eastAsia"/>
        </w:rPr>
        <w:t>个</w:t>
      </w:r>
      <w:r>
        <w:rPr>
          <w:rFonts w:hint="eastAsia"/>
        </w:rPr>
        <w:t>CPU</w:t>
      </w:r>
      <w:r w:rsidR="006522FB">
        <w:rPr>
          <w:rFonts w:hint="eastAsia"/>
        </w:rPr>
        <w:t>，</w:t>
      </w:r>
      <w:r w:rsidR="006522FB" w:rsidRPr="006522FB">
        <w:rPr>
          <w:position w:val="-12"/>
        </w:rPr>
        <w:object w:dxaOrig="320" w:dyaOrig="380" w14:anchorId="1FBACF35">
          <v:shape id="_x0000_i1031" type="#_x0000_t75" style="width:16pt;height:19pt" o:ole="">
            <v:imagedata r:id="rId18" o:title=""/>
          </v:shape>
          <o:OLEObject Type="Embed" ProgID="Equation.DSMT4" ShapeID="_x0000_i1031" DrawAspect="Content" ObjectID="_1337010552" r:id="rId19"/>
        </w:object>
      </w:r>
      <w:r w:rsidR="006522FB">
        <w:rPr>
          <w:rFonts w:hint="eastAsia"/>
        </w:rPr>
        <w:t>（</w:t>
      </w:r>
      <w:r w:rsidR="006522FB">
        <w:t>MB</w:t>
      </w:r>
      <w:r w:rsidR="006522FB">
        <w:rPr>
          <w:rFonts w:hint="eastAsia"/>
        </w:rPr>
        <w:t>）</w:t>
      </w:r>
      <w:r>
        <w:rPr>
          <w:rFonts w:hint="eastAsia"/>
        </w:rPr>
        <w:t>的内存</w:t>
      </w:r>
      <w:r w:rsidR="006522FB">
        <w:rPr>
          <w:rFonts w:hint="eastAsia"/>
        </w:rPr>
        <w:t>和</w:t>
      </w:r>
      <w:r w:rsidR="006522FB" w:rsidRPr="006522FB">
        <w:rPr>
          <w:position w:val="-12"/>
        </w:rPr>
        <w:object w:dxaOrig="280" w:dyaOrig="380" w14:anchorId="5CABEDE8">
          <v:shape id="_x0000_i1032" type="#_x0000_t75" style="width:14pt;height:19pt" o:ole="">
            <v:imagedata r:id="rId20" o:title=""/>
          </v:shape>
          <o:OLEObject Type="Embed" ProgID="Equation.DSMT4" ShapeID="_x0000_i1032" DrawAspect="Content" ObjectID="_1337010553" r:id="rId21"/>
        </w:object>
      </w:r>
      <w:r w:rsidR="006522FB">
        <w:rPr>
          <w:rFonts w:hint="eastAsia"/>
        </w:rPr>
        <w:t>（</w:t>
      </w:r>
      <w:r w:rsidR="006522FB">
        <w:rPr>
          <w:rFonts w:hint="eastAsia"/>
        </w:rPr>
        <w:t>GB</w:t>
      </w:r>
      <w:r w:rsidR="006522FB">
        <w:rPr>
          <w:rFonts w:hint="eastAsia"/>
        </w:rPr>
        <w:t>）的硬盘。每台服务器可以提供一定的资源，设服务器</w:t>
      </w:r>
      <w:r w:rsidR="006522FB" w:rsidRPr="006522FB">
        <w:rPr>
          <w:position w:val="-12"/>
        </w:rPr>
        <w:object w:dxaOrig="300" w:dyaOrig="380" w14:anchorId="4AD2CC53">
          <v:shape id="_x0000_i1033" type="#_x0000_t75" style="width:15pt;height:19pt" o:ole="">
            <v:imagedata r:id="rId22" o:title=""/>
          </v:shape>
          <o:OLEObject Type="Embed" ProgID="Equation.DSMT4" ShapeID="_x0000_i1033" DrawAspect="Content" ObjectID="_1337010554" r:id="rId23"/>
        </w:object>
      </w:r>
      <w:r>
        <w:rPr>
          <w:rFonts w:hint="eastAsia"/>
        </w:rPr>
        <w:t>能够供给</w:t>
      </w:r>
      <w:r w:rsidR="009A032D" w:rsidRPr="009A032D">
        <w:rPr>
          <w:position w:val="-12"/>
        </w:rPr>
        <w:object w:dxaOrig="300" w:dyaOrig="380" w14:anchorId="13F56D56">
          <v:shape id="_x0000_i1034" type="#_x0000_t75" style="width:15pt;height:19pt" o:ole="">
            <v:imagedata r:id="rId24" o:title=""/>
          </v:shape>
          <o:OLEObject Type="Embed" ProgID="Equation.DSMT4" ShapeID="_x0000_i1034" DrawAspect="Content" ObjectID="_1337010555" r:id="rId25"/>
        </w:object>
      </w:r>
      <w:r>
        <w:rPr>
          <w:rFonts w:hint="eastAsia"/>
        </w:rPr>
        <w:t>个</w:t>
      </w:r>
      <w:r>
        <w:rPr>
          <w:rFonts w:hint="eastAsia"/>
        </w:rPr>
        <w:t>CPU</w:t>
      </w:r>
      <w:r w:rsidR="009A032D">
        <w:rPr>
          <w:rFonts w:hint="eastAsia"/>
        </w:rPr>
        <w:t>，</w:t>
      </w:r>
      <w:r w:rsidR="009A032D" w:rsidRPr="009A032D">
        <w:rPr>
          <w:position w:val="-12"/>
        </w:rPr>
        <w:object w:dxaOrig="400" w:dyaOrig="380" w14:anchorId="49704645">
          <v:shape id="_x0000_i1035" type="#_x0000_t75" style="width:20pt;height:19pt" o:ole="">
            <v:imagedata r:id="rId26" o:title=""/>
          </v:shape>
          <o:OLEObject Type="Embed" ProgID="Equation.DSMT4" ShapeID="_x0000_i1035" DrawAspect="Content" ObjectID="_1337010556" r:id="rId27"/>
        </w:object>
      </w:r>
      <w:r>
        <w:rPr>
          <w:rFonts w:hint="eastAsia"/>
        </w:rPr>
        <w:t>的内存</w:t>
      </w:r>
      <w:r w:rsidR="009A032D">
        <w:rPr>
          <w:rFonts w:hint="eastAsia"/>
        </w:rPr>
        <w:t>和</w:t>
      </w:r>
      <w:r w:rsidR="009A032D" w:rsidRPr="009A032D">
        <w:rPr>
          <w:position w:val="-12"/>
        </w:rPr>
        <w:object w:dxaOrig="340" w:dyaOrig="380" w14:anchorId="7344B096">
          <v:shape id="_x0000_i1036" type="#_x0000_t75" style="width:17pt;height:19pt" o:ole="">
            <v:imagedata r:id="rId28" o:title=""/>
          </v:shape>
          <o:OLEObject Type="Embed" ProgID="Equation.DSMT4" ShapeID="_x0000_i1036" DrawAspect="Content" ObjectID="_1337010557" r:id="rId29"/>
        </w:object>
      </w:r>
      <w:r w:rsidR="009A032D">
        <w:rPr>
          <w:rFonts w:hint="eastAsia"/>
        </w:rPr>
        <w:t>（</w:t>
      </w:r>
      <w:r w:rsidR="009A032D">
        <w:rPr>
          <w:rFonts w:hint="eastAsia"/>
        </w:rPr>
        <w:t>GB</w:t>
      </w:r>
      <w:r w:rsidR="009A032D">
        <w:rPr>
          <w:rFonts w:hint="eastAsia"/>
        </w:rPr>
        <w:t>）的硬盘</w:t>
      </w:r>
      <w:r>
        <w:rPr>
          <w:rFonts w:hint="eastAsia"/>
        </w:rPr>
        <w:t>。虚拟机两两之间有网络通信产生的</w:t>
      </w:r>
      <w:r w:rsidR="009A032D">
        <w:rPr>
          <w:rFonts w:hint="eastAsia"/>
        </w:rPr>
        <w:t>数据</w:t>
      </w:r>
      <w:r>
        <w:rPr>
          <w:rFonts w:hint="eastAsia"/>
        </w:rPr>
        <w:t>流量。假设经过某常数</w:t>
      </w:r>
      <w:r w:rsidR="009A032D" w:rsidRPr="00025957">
        <w:rPr>
          <w:position w:val="-4"/>
        </w:rPr>
        <w:object w:dxaOrig="220" w:dyaOrig="240" w14:anchorId="2D375D6F">
          <v:shape id="_x0000_i1037" type="#_x0000_t75" style="width:11pt;height:12pt" o:ole="">
            <v:imagedata r:id="rId30" o:title=""/>
          </v:shape>
          <o:OLEObject Type="Embed" ProgID="Equation.DSMT4" ShapeID="_x0000_i1037" DrawAspect="Content" ObjectID="_1337010558" r:id="rId31"/>
        </w:object>
      </w:r>
      <w:r>
        <w:rPr>
          <w:rFonts w:hint="eastAsia"/>
        </w:rPr>
        <w:t>的时间，虚拟机</w:t>
      </w:r>
      <w:r w:rsidR="009A032D" w:rsidRPr="009A032D">
        <w:rPr>
          <w:position w:val="-12"/>
        </w:rPr>
        <w:object w:dxaOrig="220" w:dyaOrig="380" w14:anchorId="40083760">
          <v:shape id="_x0000_i1038" type="#_x0000_t75" style="width:11pt;height:19pt" o:ole="">
            <v:imagedata r:id="rId32" o:title=""/>
          </v:shape>
          <o:OLEObject Type="Embed" ProgID="Equation.DSMT4" ShapeID="_x0000_i1038" DrawAspect="Content" ObjectID="_1337010559" r:id="rId33"/>
        </w:object>
      </w:r>
      <w:r>
        <w:rPr>
          <w:rFonts w:hint="eastAsia"/>
        </w:rPr>
        <w:t>与</w:t>
      </w:r>
      <w:r w:rsidR="009A032D" w:rsidRPr="009A032D">
        <w:rPr>
          <w:position w:val="-16"/>
        </w:rPr>
        <w:object w:dxaOrig="260" w:dyaOrig="420" w14:anchorId="164145BA">
          <v:shape id="_x0000_i1039" type="#_x0000_t75" style="width:13pt;height:21pt" o:ole="">
            <v:imagedata r:id="rId34" o:title=""/>
          </v:shape>
          <o:OLEObject Type="Embed" ProgID="Equation.DSMT4" ShapeID="_x0000_i1039" DrawAspect="Content" ObjectID="_1337010560" r:id="rId35"/>
        </w:object>
      </w:r>
      <w:r>
        <w:rPr>
          <w:rFonts w:hint="eastAsia"/>
        </w:rPr>
        <w:t>间产生的网络流量为</w:t>
      </w:r>
      <w:r w:rsidR="009A032D" w:rsidRPr="009A032D">
        <w:rPr>
          <w:position w:val="-16"/>
        </w:rPr>
        <w:object w:dxaOrig="220" w:dyaOrig="420" w14:anchorId="611CC0F7">
          <v:shape id="_x0000_i1040" type="#_x0000_t75" style="width:11pt;height:21pt" o:ole="">
            <v:imagedata r:id="rId36" o:title=""/>
          </v:shape>
          <o:OLEObject Type="Embed" ProgID="Equation.DSMT4" ShapeID="_x0000_i1040" DrawAspect="Content" ObjectID="_1337010561" r:id="rId37"/>
        </w:object>
      </w:r>
      <w:r w:rsidR="009A032D">
        <w:rPr>
          <w:rFonts w:hint="eastAsia"/>
        </w:rPr>
        <w:t>（</w:t>
      </w:r>
      <w:r w:rsidR="009A032D" w:rsidRPr="009A032D">
        <w:rPr>
          <w:position w:val="-16"/>
        </w:rPr>
        <w:object w:dxaOrig="660" w:dyaOrig="420" w14:anchorId="2723C01D">
          <v:shape id="_x0000_i1041" type="#_x0000_t75" style="width:33pt;height:21pt" o:ole="">
            <v:imagedata r:id="rId38" o:title=""/>
          </v:shape>
          <o:OLEObject Type="Embed" ProgID="Equation.DSMT4" ShapeID="_x0000_i1041" DrawAspect="Content" ObjectID="_1337010562" r:id="rId39"/>
        </w:object>
      </w:r>
      <w:r>
        <w:rPr>
          <w:rFonts w:hint="eastAsia"/>
        </w:rPr>
        <w:t>）。</w:t>
      </w:r>
      <w:ins w:id="5" w:author="Wei Xu" w:date="2014-05-29T14:58:00Z">
        <w:r w:rsidR="001F655E">
          <w:rPr>
            <w:rFonts w:hint="eastAsia"/>
          </w:rPr>
          <w:t>目前假设虚拟机</w:t>
        </w:r>
      </w:ins>
      <w:ins w:id="6" w:author="Wei Xu" w:date="2014-05-29T15:00:00Z">
        <w:r w:rsidR="001F655E">
          <w:rPr>
            <w:rFonts w:hint="eastAsia"/>
          </w:rPr>
          <w:t>的</w:t>
        </w:r>
        <w:commentRangeStart w:id="7"/>
        <w:r w:rsidR="001F655E">
          <w:rPr>
            <w:rFonts w:hint="eastAsia"/>
          </w:rPr>
          <w:t>流量在长时间内比较稳定。</w:t>
        </w:r>
        <w:commentRangeEnd w:id="7"/>
        <w:r w:rsidR="00D02814">
          <w:rPr>
            <w:rStyle w:val="a5"/>
          </w:rPr>
          <w:commentReference w:id="7"/>
        </w:r>
      </w:ins>
    </w:p>
    <w:p w14:paraId="6C257C8B" w14:textId="06D073C7" w:rsidR="00993E9D" w:rsidRDefault="00993E9D" w:rsidP="00B56D6F">
      <w:r>
        <w:tab/>
      </w:r>
      <w:r>
        <w:rPr>
          <w:rFonts w:hint="eastAsia"/>
        </w:rPr>
        <w:t>我们的目标是设计一个策略</w:t>
      </w:r>
      <w:r w:rsidR="00040F2C">
        <w:rPr>
          <w:rFonts w:hint="eastAsia"/>
        </w:rPr>
        <w:t>在计算集群中选择</w:t>
      </w:r>
      <w:r w:rsidR="00040F2C" w:rsidRPr="00025957">
        <w:rPr>
          <w:position w:val="-4"/>
        </w:rPr>
        <w:object w:dxaOrig="300" w:dyaOrig="260" w14:anchorId="2AB4F980">
          <v:shape id="_x0000_i1042" type="#_x0000_t75" style="width:15pt;height:13pt" o:ole="">
            <v:imagedata r:id="rId41" o:title=""/>
          </v:shape>
          <o:OLEObject Type="Embed" ProgID="Equation.DSMT4" ShapeID="_x0000_i1042" DrawAspect="Content" ObjectID="_1337010563" r:id="rId42"/>
        </w:object>
      </w:r>
      <w:r w:rsidR="00040F2C">
        <w:rPr>
          <w:rFonts w:hint="eastAsia"/>
        </w:rPr>
        <w:t>（</w:t>
      </w:r>
      <w:r w:rsidR="00040F2C" w:rsidRPr="00025957">
        <w:rPr>
          <w:position w:val="-4"/>
        </w:rPr>
        <w:object w:dxaOrig="1060" w:dyaOrig="260" w14:anchorId="25007265">
          <v:shape id="_x0000_i1043" type="#_x0000_t75" style="width:53pt;height:13pt" o:ole="">
            <v:imagedata r:id="rId43" o:title=""/>
          </v:shape>
          <o:OLEObject Type="Embed" ProgID="Equation.DSMT4" ShapeID="_x0000_i1043" DrawAspect="Content" ObjectID="_1337010564" r:id="rId44"/>
        </w:object>
      </w:r>
      <w:r w:rsidR="00040F2C">
        <w:rPr>
          <w:rFonts w:hint="eastAsia"/>
        </w:rPr>
        <w:t>）个</w:t>
      </w:r>
      <w:r>
        <w:rPr>
          <w:rFonts w:hint="eastAsia"/>
        </w:rPr>
        <w:t>虚拟机</w:t>
      </w:r>
      <w:r w:rsidR="00280E93">
        <w:rPr>
          <w:rFonts w:hint="eastAsia"/>
        </w:rPr>
        <w:t>进行迁移操作（从一台服务器上迁移到另一台服务器上）</w:t>
      </w:r>
      <w:r>
        <w:rPr>
          <w:rFonts w:hint="eastAsia"/>
        </w:rPr>
        <w:t>，</w:t>
      </w:r>
      <w:commentRangeStart w:id="9"/>
      <w:r>
        <w:rPr>
          <w:rFonts w:hint="eastAsia"/>
        </w:rPr>
        <w:t>使得跨机架的</w:t>
      </w:r>
      <w:r w:rsidR="005409AE">
        <w:rPr>
          <w:rFonts w:hint="eastAsia"/>
        </w:rPr>
        <w:t>链路的最大网络流量尽可能小。</w:t>
      </w:r>
      <w:commentRangeEnd w:id="9"/>
      <w:r w:rsidR="00FC440B">
        <w:rPr>
          <w:rStyle w:val="a5"/>
        </w:rPr>
        <w:commentReference w:id="9"/>
      </w:r>
    </w:p>
    <w:p w14:paraId="5A7FEC71" w14:textId="47A71F35" w:rsidR="006C4E0E" w:rsidRDefault="004F06FB" w:rsidP="006C4E0E">
      <w:r>
        <w:rPr>
          <w:rFonts w:hint="eastAsia"/>
        </w:rPr>
        <w:tab/>
      </w:r>
      <w:r w:rsidR="009F073D">
        <w:rPr>
          <w:rFonts w:hint="eastAsia"/>
        </w:rPr>
        <w:t>问题的解决主要</w:t>
      </w:r>
      <w:r>
        <w:rPr>
          <w:rFonts w:hint="eastAsia"/>
        </w:rPr>
        <w:t>分为两部分：计算一个新的虚拟机放</w:t>
      </w:r>
      <w:r w:rsidR="00EA0C3F">
        <w:rPr>
          <w:rFonts w:hint="eastAsia"/>
        </w:rPr>
        <w:t>置</w:t>
      </w:r>
      <w:r w:rsidR="006C4E0E">
        <w:rPr>
          <w:rFonts w:hint="eastAsia"/>
        </w:rPr>
        <w:t>格局；计算从当前的虚拟机放置格局转换为新格局的迁移方式。本章将着重讨论第一部分，即新的虚拟机放置格局的求解。第二部分迁移方式将在</w:t>
      </w:r>
      <w:r w:rsidR="006C4E0E" w:rsidRPr="006C4E0E">
        <w:rPr>
          <w:rFonts w:hint="eastAsia"/>
          <w:highlight w:val="cyan"/>
        </w:rPr>
        <w:t>下一章算法细节部分</w:t>
      </w:r>
      <w:r w:rsidR="006C4E0E">
        <w:rPr>
          <w:rFonts w:hint="eastAsia"/>
        </w:rPr>
        <w:t>中讨论。</w:t>
      </w:r>
    </w:p>
    <w:p w14:paraId="6A978D50" w14:textId="6D0100B4" w:rsidR="00B06D63" w:rsidRDefault="00B06D63" w:rsidP="006C4E0E"/>
    <w:p w14:paraId="5A84F399" w14:textId="463BC425" w:rsidR="00B06D63" w:rsidRDefault="00B06D63" w:rsidP="006C4E0E">
      <w:r>
        <w:rPr>
          <w:rFonts w:hint="eastAsia"/>
        </w:rPr>
        <w:t xml:space="preserve">1 </w:t>
      </w:r>
      <w:r>
        <w:rPr>
          <w:rFonts w:hint="eastAsia"/>
        </w:rPr>
        <w:t>网络拓扑结构的假定</w:t>
      </w:r>
    </w:p>
    <w:p w14:paraId="7DE0A437" w14:textId="166BED2F" w:rsidR="00B06D63" w:rsidRDefault="00B06D63" w:rsidP="006C4E0E">
      <w:r>
        <w:rPr>
          <w:rFonts w:hint="eastAsia"/>
        </w:rPr>
        <w:tab/>
      </w:r>
      <w:r>
        <w:rPr>
          <w:rFonts w:hint="eastAsia"/>
        </w:rPr>
        <w:t>假设网络的拓扑结构为</w:t>
      </w:r>
      <w:r w:rsidR="00A62EF7">
        <w:rPr>
          <w:rFonts w:hint="eastAsia"/>
        </w:rPr>
        <w:t>高度为</w:t>
      </w:r>
      <w:r w:rsidR="00A62EF7" w:rsidRPr="00025957">
        <w:rPr>
          <w:position w:val="-4"/>
        </w:rPr>
        <w:object w:dxaOrig="200" w:dyaOrig="240" w14:anchorId="1657CFF5">
          <v:shape id="_x0000_i1044" type="#_x0000_t75" style="width:10pt;height:12pt" o:ole="">
            <v:imagedata r:id="rId45" o:title=""/>
          </v:shape>
          <o:OLEObject Type="Embed" ProgID="Equation.DSMT4" ShapeID="_x0000_i1044" DrawAspect="Content" ObjectID="_1337010565" r:id="rId46"/>
        </w:object>
      </w:r>
      <w:r w:rsidR="00A62EF7">
        <w:rPr>
          <w:rFonts w:hint="eastAsia"/>
        </w:rPr>
        <w:t>的</w:t>
      </w:r>
      <w:r>
        <w:rPr>
          <w:rFonts w:hint="eastAsia"/>
        </w:rPr>
        <w:t>树形结构，即所有机架上的交换机连接至同一台交换机上。</w:t>
      </w:r>
      <w:r>
        <w:rPr>
          <w:rFonts w:hint="eastAsia"/>
          <w:highlight w:val="cyan"/>
        </w:rPr>
        <w:t>如</w:t>
      </w:r>
      <w:r w:rsidRPr="00B06D63">
        <w:rPr>
          <w:rFonts w:hint="eastAsia"/>
          <w:highlight w:val="cyan"/>
        </w:rPr>
        <w:t>图所示</w:t>
      </w:r>
      <w:r>
        <w:rPr>
          <w:rFonts w:hint="eastAsia"/>
        </w:rPr>
        <w:t xml:space="preserve"> </w:t>
      </w:r>
      <w:r w:rsidRPr="0018307F">
        <w:rPr>
          <w:rFonts w:hint="eastAsia"/>
          <w:highlight w:val="green"/>
        </w:rPr>
        <w:t>脚注：</w:t>
      </w:r>
      <w:r w:rsidR="0018307F" w:rsidRPr="0018307F">
        <w:rPr>
          <w:rFonts w:hint="eastAsia"/>
          <w:highlight w:val="green"/>
        </w:rPr>
        <w:t>交叉信息研究院系统组</w:t>
      </w:r>
      <w:r w:rsidRPr="0018307F">
        <w:rPr>
          <w:rFonts w:hint="eastAsia"/>
          <w:highlight w:val="green"/>
        </w:rPr>
        <w:t>实验室</w:t>
      </w:r>
      <w:r w:rsidR="0018307F" w:rsidRPr="0018307F">
        <w:rPr>
          <w:rFonts w:hint="eastAsia"/>
          <w:highlight w:val="green"/>
        </w:rPr>
        <w:t>的计算集群采用的是此种</w:t>
      </w:r>
      <w:r w:rsidRPr="0018307F">
        <w:rPr>
          <w:rFonts w:hint="eastAsia"/>
          <w:highlight w:val="green"/>
        </w:rPr>
        <w:t>网络拓扑结构</w:t>
      </w:r>
      <w:r w:rsidR="0094714C">
        <w:rPr>
          <w:rFonts w:hint="eastAsia"/>
        </w:rPr>
        <w:t xml:space="preserve"> </w:t>
      </w:r>
      <w:commentRangeStart w:id="10"/>
      <w:r w:rsidR="0094714C">
        <w:rPr>
          <w:rFonts w:hint="eastAsia"/>
        </w:rPr>
        <w:t>我们优化的对象是跨机架的网络流量</w:t>
      </w:r>
      <w:commentRangeEnd w:id="10"/>
      <w:r w:rsidR="00FC440B">
        <w:rPr>
          <w:rStyle w:val="a5"/>
        </w:rPr>
        <w:commentReference w:id="10"/>
      </w:r>
      <w:r w:rsidR="0094714C">
        <w:rPr>
          <w:rFonts w:hint="eastAsia"/>
        </w:rPr>
        <w:t>，即</w:t>
      </w:r>
      <w:r w:rsidR="001B2989">
        <w:rPr>
          <w:rFonts w:hint="eastAsia"/>
          <w:highlight w:val="cyan"/>
        </w:rPr>
        <w:t>图</w:t>
      </w:r>
      <w:r w:rsidR="001B2989" w:rsidRPr="001B2989">
        <w:rPr>
          <w:rFonts w:hint="eastAsia"/>
          <w:highlight w:val="cyan"/>
        </w:rPr>
        <w:t>中</w:t>
      </w:r>
      <w:r w:rsidR="001B2989" w:rsidRPr="001B2989">
        <w:rPr>
          <w:position w:val="-12"/>
          <w:highlight w:val="cyan"/>
        </w:rPr>
        <w:object w:dxaOrig="180" w:dyaOrig="380" w14:anchorId="5E5212D7">
          <v:shape id="_x0000_i1045" type="#_x0000_t75" style="width:9pt;height:19pt" o:ole="">
            <v:imagedata r:id="rId47" o:title=""/>
          </v:shape>
          <o:OLEObject Type="Embed" ProgID="Equation.DSMT4" ShapeID="_x0000_i1045" DrawAspect="Content" ObjectID="_1337010566" r:id="rId48"/>
        </w:object>
      </w:r>
      <w:r w:rsidR="0094714C">
        <w:rPr>
          <w:rFonts w:hint="eastAsia"/>
        </w:rPr>
        <w:t>链路上的</w:t>
      </w:r>
      <w:r w:rsidR="001B2989">
        <w:rPr>
          <w:rFonts w:hint="eastAsia"/>
        </w:rPr>
        <w:t>网络</w:t>
      </w:r>
      <w:r w:rsidR="0094714C">
        <w:rPr>
          <w:rFonts w:hint="eastAsia"/>
        </w:rPr>
        <w:t>流量。</w:t>
      </w:r>
    </w:p>
    <w:p w14:paraId="4EEB85D6" w14:textId="4576EACE" w:rsidR="00B06D63" w:rsidRDefault="00271632" w:rsidP="006C4E0E">
      <w:r>
        <w:rPr>
          <w:noProof/>
        </w:rPr>
        <w:drawing>
          <wp:anchor distT="0" distB="0" distL="114300" distR="114300" simplePos="0" relativeHeight="251658240" behindDoc="0" locked="0" layoutInCell="1" allowOverlap="1" wp14:anchorId="37A9BED6" wp14:editId="7E1ACCA7">
            <wp:simplePos x="0" y="0"/>
            <wp:positionH relativeFrom="margin">
              <wp:posOffset>685800</wp:posOffset>
            </wp:positionH>
            <wp:positionV relativeFrom="paragraph">
              <wp:posOffset>3810</wp:posOffset>
            </wp:positionV>
            <wp:extent cx="3960495" cy="2626360"/>
            <wp:effectExtent l="0" t="0" r="1905" b="0"/>
            <wp:wrapTopAndBottom/>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495" cy="262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6C94B" w14:textId="37593E7A" w:rsidR="00B06D63" w:rsidRDefault="00B06D63" w:rsidP="00B06D63">
      <w:r>
        <w:rPr>
          <w:rFonts w:hint="eastAsia"/>
        </w:rPr>
        <w:t>2</w:t>
      </w:r>
      <w:r w:rsidR="00EA0C3F">
        <w:rPr>
          <w:rFonts w:hint="eastAsia"/>
        </w:rPr>
        <w:t xml:space="preserve"> </w:t>
      </w:r>
      <w:r w:rsidR="00EA0C3F">
        <w:rPr>
          <w:rFonts w:hint="eastAsia"/>
        </w:rPr>
        <w:t>混合整数线性规划问题的构造</w:t>
      </w:r>
    </w:p>
    <w:p w14:paraId="6075BCB7" w14:textId="708DAA81" w:rsidR="008D2B72" w:rsidRDefault="00EA0C3F" w:rsidP="006C4E0E">
      <w:r>
        <w:rPr>
          <w:rFonts w:hint="eastAsia"/>
        </w:rPr>
        <w:tab/>
      </w:r>
      <w:r w:rsidR="00355B9B">
        <w:rPr>
          <w:rFonts w:hint="eastAsia"/>
        </w:rPr>
        <w:t>只要求未知变量中的部分变量为整数变量的线性规划问题叫做混合整数规划问题。</w:t>
      </w:r>
      <w:r w:rsidR="00083FAA" w:rsidRPr="00922314">
        <w:rPr>
          <w:rFonts w:hint="eastAsia"/>
          <w:highlight w:val="magenta"/>
        </w:rPr>
        <w:t>引用文献？</w:t>
      </w:r>
      <w:r>
        <w:rPr>
          <w:rFonts w:hint="eastAsia"/>
        </w:rPr>
        <w:t>本节介绍如何通过构造并求解一个混合整数线性规划问题来求解新的虚拟机放置格局。</w:t>
      </w:r>
      <w:r w:rsidR="001B2989">
        <w:rPr>
          <w:rFonts w:hint="eastAsia"/>
        </w:rPr>
        <w:t>求解得到的结果为每个</w:t>
      </w:r>
      <w:r w:rsidR="008D2B72">
        <w:rPr>
          <w:rFonts w:hint="eastAsia"/>
        </w:rPr>
        <w:t>虚拟机</w:t>
      </w:r>
      <w:r w:rsidR="00893940" w:rsidRPr="00893940">
        <w:rPr>
          <w:position w:val="-12"/>
        </w:rPr>
        <w:object w:dxaOrig="220" w:dyaOrig="380" w14:anchorId="6A239D2C">
          <v:shape id="_x0000_i1046" type="#_x0000_t75" style="width:11pt;height:19pt" o:ole="">
            <v:imagedata r:id="rId50" o:title=""/>
          </v:shape>
          <o:OLEObject Type="Embed" ProgID="Equation.DSMT4" ShapeID="_x0000_i1046" DrawAspect="Content" ObjectID="_1337010567" r:id="rId51"/>
        </w:object>
      </w:r>
      <w:r w:rsidR="00893940">
        <w:rPr>
          <w:rFonts w:hint="eastAsia"/>
        </w:rPr>
        <w:t>（</w:t>
      </w:r>
      <w:r w:rsidR="00652799" w:rsidRPr="00893940">
        <w:rPr>
          <w:position w:val="-8"/>
        </w:rPr>
        <w:object w:dxaOrig="1500" w:dyaOrig="280" w14:anchorId="0FA93E9E">
          <v:shape id="_x0000_i1047" type="#_x0000_t75" style="width:75pt;height:14pt" o:ole="">
            <v:imagedata r:id="rId52" o:title=""/>
          </v:shape>
          <o:OLEObject Type="Embed" ProgID="Equation.DSMT4" ShapeID="_x0000_i1047" DrawAspect="Content" ObjectID="_1337010568" r:id="rId53"/>
        </w:object>
      </w:r>
      <w:r w:rsidR="00893940">
        <w:rPr>
          <w:rFonts w:hint="eastAsia"/>
        </w:rPr>
        <w:t>）在新的放置格局中应该位于的机架。</w:t>
      </w:r>
      <w:r w:rsidR="00A37CC9">
        <w:rPr>
          <w:rFonts w:hint="eastAsia"/>
          <w:highlight w:val="cyan"/>
        </w:rPr>
        <w:t>引用到后</w:t>
      </w:r>
      <w:r w:rsidR="00A37CC9" w:rsidRPr="00A37CC9">
        <w:rPr>
          <w:rFonts w:hint="eastAsia"/>
          <w:highlight w:val="cyan"/>
        </w:rPr>
        <w:t>文缩小问题规模处</w:t>
      </w:r>
    </w:p>
    <w:p w14:paraId="41CC0302" w14:textId="3F698171" w:rsidR="00FB6C73" w:rsidRDefault="00FB6C73" w:rsidP="006C4E0E">
      <w:r>
        <w:rPr>
          <w:rFonts w:hint="eastAsia"/>
        </w:rPr>
        <w:tab/>
      </w:r>
      <w:r w:rsidR="00CC4C88">
        <w:rPr>
          <w:rFonts w:hint="eastAsia"/>
        </w:rPr>
        <w:t>设计算集群中存在</w:t>
      </w:r>
      <w:r w:rsidR="00CC4C88" w:rsidRPr="00025957">
        <w:rPr>
          <w:position w:val="-4"/>
        </w:rPr>
        <w:object w:dxaOrig="200" w:dyaOrig="200" w14:anchorId="15D9BDD4">
          <v:shape id="_x0000_i1048" type="#_x0000_t75" style="width:10pt;height:10pt" o:ole="">
            <v:imagedata r:id="rId54" o:title=""/>
          </v:shape>
          <o:OLEObject Type="Embed" ProgID="Equation.DSMT4" ShapeID="_x0000_i1048" DrawAspect="Content" ObjectID="_1337010569" r:id="rId55"/>
        </w:object>
      </w:r>
      <w:r w:rsidR="00CC4C88">
        <w:rPr>
          <w:rFonts w:hint="eastAsia"/>
        </w:rPr>
        <w:t>个机架</w:t>
      </w:r>
      <w:r w:rsidR="00CC4C88" w:rsidRPr="00CC4C88">
        <w:rPr>
          <w:position w:val="-12"/>
        </w:rPr>
        <w:object w:dxaOrig="1100" w:dyaOrig="380" w14:anchorId="4055BB4E">
          <v:shape id="_x0000_i1049" type="#_x0000_t75" style="width:55pt;height:19pt" o:ole="">
            <v:imagedata r:id="rId56" o:title=""/>
          </v:shape>
          <o:OLEObject Type="Embed" ProgID="Equation.DSMT4" ShapeID="_x0000_i1049" DrawAspect="Content" ObjectID="_1337010570" r:id="rId57"/>
        </w:object>
      </w:r>
      <w:r w:rsidR="00CF1827">
        <w:rPr>
          <w:rFonts w:hint="eastAsia"/>
        </w:rPr>
        <w:t>，</w:t>
      </w:r>
      <w:r>
        <w:rPr>
          <w:rFonts w:hint="eastAsia"/>
        </w:rPr>
        <w:t>定义整数变量</w:t>
      </w:r>
      <w:r w:rsidRPr="00FB6C73">
        <w:rPr>
          <w:position w:val="-10"/>
        </w:rPr>
        <w:object w:dxaOrig="860" w:dyaOrig="320" w14:anchorId="42DF51B3">
          <v:shape id="_x0000_i1050" type="#_x0000_t75" style="width:43pt;height:16pt" o:ole="">
            <v:imagedata r:id="rId58" o:title=""/>
          </v:shape>
          <o:OLEObject Type="Embed" ProgID="Equation.DSMT4" ShapeID="_x0000_i1050" DrawAspect="Content" ObjectID="_1337010571" r:id="rId59"/>
        </w:object>
      </w:r>
      <w:r>
        <w:rPr>
          <w:rFonts w:hint="eastAsia"/>
        </w:rPr>
        <w:t>描述虚拟机放置的位置</w:t>
      </w:r>
      <w:r w:rsidRPr="00FB6C73">
        <w:rPr>
          <w:rFonts w:hint="eastAsia"/>
        </w:rPr>
        <w:t>：</w:t>
      </w:r>
    </w:p>
    <w:p w14:paraId="13231004" w14:textId="3E6734DD" w:rsidR="008D2B72" w:rsidRDefault="008D2B72" w:rsidP="008D2B72">
      <w:pPr>
        <w:pStyle w:val="MTDisplayEquation"/>
      </w:pPr>
      <w:r>
        <w:lastRenderedPageBreak/>
        <w:tab/>
      </w:r>
      <w:r w:rsidR="00E03D9F" w:rsidRPr="00E03D9F">
        <w:rPr>
          <w:position w:val="-42"/>
        </w:rPr>
        <w:object w:dxaOrig="2260" w:dyaOrig="980" w14:anchorId="46E0F015">
          <v:shape id="_x0000_i1051" type="#_x0000_t75" style="width:113pt;height:49pt" o:ole="">
            <v:imagedata r:id="rId60" o:title=""/>
          </v:shape>
          <o:OLEObject Type="Embed" ProgID="Equation.DSMT4" ShapeID="_x0000_i1051" DrawAspect="Content" ObjectID="_1337010572" r:id="rId61"/>
        </w:object>
      </w:r>
      <w:r>
        <w:t xml:space="preserve"> </w:t>
      </w:r>
    </w:p>
    <w:p w14:paraId="40F82FE5" w14:textId="2305DC22" w:rsidR="008D2B72" w:rsidRDefault="001B2989" w:rsidP="006C4E0E">
      <w:r>
        <w:rPr>
          <w:rFonts w:hint="eastAsia"/>
        </w:rPr>
        <w:t>由每个</w:t>
      </w:r>
      <w:r w:rsidR="00E03D9F">
        <w:rPr>
          <w:rFonts w:hint="eastAsia"/>
        </w:rPr>
        <w:t>虚拟机的存在性和唯一性，我们引入变量约束</w:t>
      </w:r>
    </w:p>
    <w:p w14:paraId="117C7514" w14:textId="506F90D8" w:rsidR="00E03D9F" w:rsidRDefault="00E03D9F" w:rsidP="00E03D9F">
      <w:pPr>
        <w:pStyle w:val="MTDisplayEquation"/>
      </w:pPr>
      <w:r>
        <w:tab/>
      </w:r>
      <w:r w:rsidR="00EF4167" w:rsidRPr="00E03D9F">
        <w:rPr>
          <w:position w:val="-28"/>
        </w:rPr>
        <w:object w:dxaOrig="2500" w:dyaOrig="700" w14:anchorId="328FC46E">
          <v:shape id="_x0000_i1052" type="#_x0000_t75" style="width:125pt;height:35pt" o:ole="">
            <v:imagedata r:id="rId62" o:title=""/>
          </v:shape>
          <o:OLEObject Type="Embed" ProgID="Equation.DSMT4" ShapeID="_x0000_i1052" DrawAspect="Content" ObjectID="_1337010573" r:id="rId63"/>
        </w:object>
      </w:r>
      <w:r>
        <w:t xml:space="preserve"> </w:t>
      </w:r>
    </w:p>
    <w:p w14:paraId="4B9FE026" w14:textId="77552AFE" w:rsidR="00674593" w:rsidRDefault="009654A9" w:rsidP="00351A34">
      <w:r>
        <w:rPr>
          <w:rFonts w:hint="eastAsia"/>
        </w:rPr>
        <w:tab/>
      </w:r>
      <w:r w:rsidR="001B2989">
        <w:rPr>
          <w:rFonts w:hint="eastAsia"/>
        </w:rPr>
        <w:t>记选择出的</w:t>
      </w:r>
      <w:r w:rsidR="000437BD">
        <w:rPr>
          <w:rFonts w:hint="eastAsia"/>
        </w:rPr>
        <w:t>待迁移的</w:t>
      </w:r>
      <w:r w:rsidR="001B2989">
        <w:t>$m’$</w:t>
      </w:r>
      <w:r w:rsidR="001B2989">
        <w:rPr>
          <w:rFonts w:hint="eastAsia"/>
        </w:rPr>
        <w:t>个虚拟机</w:t>
      </w:r>
      <w:r w:rsidR="005D6A55">
        <w:rPr>
          <w:rFonts w:hint="eastAsia"/>
        </w:rPr>
        <w:t>构成集合</w:t>
      </w:r>
      <w:r w:rsidR="000437BD" w:rsidRPr="00025957">
        <w:rPr>
          <w:position w:val="-4"/>
        </w:rPr>
        <w:object w:dxaOrig="220" w:dyaOrig="260" w14:anchorId="2EB4A254">
          <v:shape id="_x0000_i1053" type="#_x0000_t75" style="width:11pt;height:13pt" o:ole="">
            <v:imagedata r:id="rId64" o:title=""/>
          </v:shape>
          <o:OLEObject Type="Embed" ProgID="Equation.DSMT4" ShapeID="_x0000_i1053" DrawAspect="Content" ObjectID="_1337010574" r:id="rId65"/>
        </w:object>
      </w:r>
      <w:r w:rsidR="00420FE6" w:rsidRPr="00420FE6">
        <w:rPr>
          <w:rFonts w:hint="eastAsia"/>
          <w:position w:val="-4"/>
          <w:highlight w:val="cyan"/>
        </w:rPr>
        <w:t>引用到下文缩小规模处</w:t>
      </w:r>
      <w:r w:rsidR="000437BD">
        <w:rPr>
          <w:rFonts w:hint="eastAsia"/>
        </w:rPr>
        <w:t>。</w:t>
      </w:r>
      <w:r w:rsidR="001B2989" w:rsidRPr="001B2989">
        <w:rPr>
          <w:position w:val="-12"/>
        </w:rPr>
        <w:object w:dxaOrig="180" w:dyaOrig="380" w14:anchorId="195F8218">
          <v:shape id="_x0000_i1054" type="#_x0000_t75" style="width:9pt;height:19pt" o:ole="">
            <v:imagedata r:id="rId66" o:title=""/>
          </v:shape>
          <o:OLEObject Type="Embed" ProgID="Equation.DSMT4" ShapeID="_x0000_i1054" DrawAspect="Content" ObjectID="_1337010575" r:id="rId67"/>
        </w:object>
      </w:r>
      <w:r w:rsidR="001B2989">
        <w:rPr>
          <w:rFonts w:hint="eastAsia"/>
        </w:rPr>
        <w:t>（</w:t>
      </w:r>
      <w:r w:rsidR="001B2989" w:rsidRPr="001B2989">
        <w:rPr>
          <w:position w:val="-8"/>
        </w:rPr>
        <w:object w:dxaOrig="1440" w:dyaOrig="280" w14:anchorId="6D2D4551">
          <v:shape id="_x0000_i1055" type="#_x0000_t75" style="width:1in;height:14pt" o:ole="">
            <v:imagedata r:id="rId68" o:title=""/>
          </v:shape>
          <o:OLEObject Type="Embed" ProgID="Equation.DSMT4" ShapeID="_x0000_i1055" DrawAspect="Content" ObjectID="_1337010576" r:id="rId69"/>
        </w:object>
      </w:r>
      <w:r w:rsidR="001B2989">
        <w:rPr>
          <w:rFonts w:hint="eastAsia"/>
        </w:rPr>
        <w:t>）链路上的网络流量由三部分组成：</w:t>
      </w:r>
      <w:r w:rsidR="000437BD">
        <w:rPr>
          <w:rFonts w:hint="eastAsia"/>
        </w:rPr>
        <w:t>不在</w:t>
      </w:r>
      <w:r w:rsidR="000437BD" w:rsidRPr="00025957">
        <w:rPr>
          <w:position w:val="-4"/>
        </w:rPr>
        <w:object w:dxaOrig="220" w:dyaOrig="260" w14:anchorId="390C3FD4">
          <v:shape id="_x0000_i1056" type="#_x0000_t75" style="width:11pt;height:13pt" o:ole="">
            <v:imagedata r:id="rId70" o:title=""/>
          </v:shape>
          <o:OLEObject Type="Embed" ProgID="Equation.DSMT4" ShapeID="_x0000_i1056" DrawAspect="Content" ObjectID="_1337010577" r:id="rId71"/>
        </w:object>
      </w:r>
      <w:r w:rsidR="000437BD">
        <w:rPr>
          <w:rFonts w:hint="eastAsia"/>
        </w:rPr>
        <w:t>中的虚拟机之间进行通信产生的网络流量，记为</w:t>
      </w:r>
      <w:r w:rsidR="00F92053" w:rsidRPr="00F92053">
        <w:rPr>
          <w:position w:val="-12"/>
        </w:rPr>
        <w:object w:dxaOrig="240" w:dyaOrig="400" w14:anchorId="306FD86B">
          <v:shape id="_x0000_i1057" type="#_x0000_t75" style="width:12pt;height:20pt" o:ole="">
            <v:imagedata r:id="rId72" o:title=""/>
          </v:shape>
          <o:OLEObject Type="Embed" ProgID="Equation.DSMT4" ShapeID="_x0000_i1057" DrawAspect="Content" ObjectID="_1337010578" r:id="rId73"/>
        </w:object>
      </w:r>
      <w:r w:rsidR="000437BD">
        <w:rPr>
          <w:rFonts w:hint="eastAsia"/>
        </w:rPr>
        <w:t>；</w:t>
      </w:r>
      <w:r w:rsidR="00F92053" w:rsidRPr="00025957">
        <w:rPr>
          <w:position w:val="-4"/>
        </w:rPr>
        <w:object w:dxaOrig="220" w:dyaOrig="260" w14:anchorId="394BAAEB">
          <v:shape id="_x0000_i1058" type="#_x0000_t75" style="width:11pt;height:13pt" o:ole="">
            <v:imagedata r:id="rId74" o:title=""/>
          </v:shape>
          <o:OLEObject Type="Embed" ProgID="Equation.DSMT4" ShapeID="_x0000_i1058" DrawAspect="Content" ObjectID="_1337010579" r:id="rId75"/>
        </w:object>
      </w:r>
      <w:r w:rsidR="00F92053">
        <w:rPr>
          <w:rFonts w:hint="eastAsia"/>
        </w:rPr>
        <w:t>中的虚拟机和不在</w:t>
      </w:r>
      <w:r w:rsidR="00F92053" w:rsidRPr="00025957">
        <w:rPr>
          <w:position w:val="-4"/>
        </w:rPr>
        <w:object w:dxaOrig="220" w:dyaOrig="260" w14:anchorId="26E8BF22">
          <v:shape id="_x0000_i1059" type="#_x0000_t75" style="width:11pt;height:13pt" o:ole="">
            <v:imagedata r:id="rId76" o:title=""/>
          </v:shape>
          <o:OLEObject Type="Embed" ProgID="Equation.DSMT4" ShapeID="_x0000_i1059" DrawAspect="Content" ObjectID="_1337010580" r:id="rId77"/>
        </w:object>
      </w:r>
      <w:r w:rsidR="00F92053">
        <w:rPr>
          <w:rFonts w:hint="eastAsia"/>
        </w:rPr>
        <w:t>中的虚拟机之间进行通信产生的网络流量，记为</w:t>
      </w:r>
      <w:r w:rsidR="00F92053" w:rsidRPr="00F92053">
        <w:rPr>
          <w:position w:val="-12"/>
        </w:rPr>
        <w:object w:dxaOrig="220" w:dyaOrig="400" w14:anchorId="49F932F3">
          <v:shape id="_x0000_i1060" type="#_x0000_t75" style="width:11pt;height:20pt" o:ole="">
            <v:imagedata r:id="rId78" o:title=""/>
          </v:shape>
          <o:OLEObject Type="Embed" ProgID="Equation.DSMT4" ShapeID="_x0000_i1060" DrawAspect="Content" ObjectID="_1337010581" r:id="rId79"/>
        </w:object>
      </w:r>
      <w:r w:rsidR="00F92053">
        <w:rPr>
          <w:rFonts w:hint="eastAsia"/>
        </w:rPr>
        <w:t>；</w:t>
      </w:r>
      <w:r w:rsidR="000437BD" w:rsidRPr="00025957">
        <w:rPr>
          <w:position w:val="-4"/>
        </w:rPr>
        <w:object w:dxaOrig="220" w:dyaOrig="260" w14:anchorId="086DE09B">
          <v:shape id="_x0000_i1061" type="#_x0000_t75" style="width:11pt;height:13pt" o:ole="">
            <v:imagedata r:id="rId80" o:title=""/>
          </v:shape>
          <o:OLEObject Type="Embed" ProgID="Equation.DSMT4" ShapeID="_x0000_i1061" DrawAspect="Content" ObjectID="_1337010582" r:id="rId81"/>
        </w:object>
      </w:r>
      <w:r w:rsidR="000437BD">
        <w:rPr>
          <w:rFonts w:hint="eastAsia"/>
        </w:rPr>
        <w:t>中的虚拟机之间进行通信产生的网络流量，</w:t>
      </w:r>
      <w:r w:rsidR="00F92053">
        <w:rPr>
          <w:rFonts w:hint="eastAsia"/>
        </w:rPr>
        <w:t>记为</w:t>
      </w:r>
      <w:r w:rsidR="00F92053" w:rsidRPr="00F92053">
        <w:rPr>
          <w:position w:val="-12"/>
        </w:rPr>
        <w:object w:dxaOrig="240" w:dyaOrig="400" w14:anchorId="23CBD803">
          <v:shape id="_x0000_i1062" type="#_x0000_t75" style="width:12pt;height:20pt" o:ole="">
            <v:imagedata r:id="rId82" o:title=""/>
          </v:shape>
          <o:OLEObject Type="Embed" ProgID="Equation.DSMT4" ShapeID="_x0000_i1062" DrawAspect="Content" ObjectID="_1337010583" r:id="rId83"/>
        </w:object>
      </w:r>
      <w:r w:rsidR="000437BD">
        <w:rPr>
          <w:rFonts w:hint="eastAsia"/>
        </w:rPr>
        <w:t>。</w:t>
      </w:r>
      <w:r w:rsidR="00674593">
        <w:rPr>
          <w:rFonts w:hint="eastAsia"/>
        </w:rPr>
        <w:t>即</w:t>
      </w:r>
    </w:p>
    <w:p w14:paraId="170D4C72" w14:textId="1B725900" w:rsidR="00CE4F31" w:rsidRDefault="00674593" w:rsidP="00674593">
      <w:pPr>
        <w:pStyle w:val="MTDisplayEquation"/>
      </w:pPr>
      <w:r>
        <w:tab/>
      </w:r>
      <w:r w:rsidR="008D6895" w:rsidRPr="00674593">
        <w:rPr>
          <w:position w:val="-10"/>
        </w:rPr>
        <w:object w:dxaOrig="3360" w:dyaOrig="360" w14:anchorId="51326529">
          <v:shape id="_x0000_i1063" type="#_x0000_t75" style="width:168pt;height:18pt" o:ole="">
            <v:imagedata r:id="rId84" o:title=""/>
          </v:shape>
          <o:OLEObject Type="Embed" ProgID="Equation.DSMT4" ShapeID="_x0000_i1063" DrawAspect="Content" ObjectID="_1337010584" r:id="rId85"/>
        </w:object>
      </w:r>
    </w:p>
    <w:p w14:paraId="185943CB" w14:textId="77B9F4A3" w:rsidR="003079D5" w:rsidRDefault="00674593" w:rsidP="00746549">
      <w:pPr>
        <w:jc w:val="left"/>
      </w:pPr>
      <w:r>
        <w:rPr>
          <w:rFonts w:hint="eastAsia"/>
        </w:rPr>
        <w:t>其中</w:t>
      </w:r>
    </w:p>
    <w:p w14:paraId="18FFB74C" w14:textId="41F01552" w:rsidR="00535FDD" w:rsidRDefault="00535FDD" w:rsidP="00535FDD">
      <w:pPr>
        <w:pStyle w:val="MTDisplayEquation"/>
      </w:pPr>
      <w:r>
        <w:tab/>
      </w:r>
      <w:r w:rsidR="001F5C3C" w:rsidRPr="00535FDD">
        <w:rPr>
          <w:position w:val="-34"/>
        </w:rPr>
        <w:object w:dxaOrig="3080" w:dyaOrig="760" w14:anchorId="7EB6B2A3">
          <v:shape id="_x0000_i1064" type="#_x0000_t75" style="width:154pt;height:38pt" o:ole="">
            <v:imagedata r:id="rId86" o:title=""/>
          </v:shape>
          <o:OLEObject Type="Embed" ProgID="Equation.DSMT4" ShapeID="_x0000_i1064" DrawAspect="Content" ObjectID="_1337010585" r:id="rId87"/>
        </w:object>
      </w:r>
      <w:r>
        <w:t xml:space="preserve"> </w:t>
      </w:r>
    </w:p>
    <w:p w14:paraId="33EB111E" w14:textId="3FA653C5" w:rsidR="00535FDD" w:rsidRDefault="00535FDD" w:rsidP="00535FDD">
      <w:pPr>
        <w:pStyle w:val="MTDisplayEquation"/>
      </w:pPr>
      <w:r>
        <w:tab/>
      </w:r>
      <w:r w:rsidRPr="00535FDD">
        <w:rPr>
          <w:position w:val="-34"/>
        </w:rPr>
        <w:object w:dxaOrig="5260" w:dyaOrig="760" w14:anchorId="01FF7133">
          <v:shape id="_x0000_i1065" type="#_x0000_t75" style="width:263pt;height:38pt" o:ole="">
            <v:imagedata r:id="rId88" o:title=""/>
          </v:shape>
          <o:OLEObject Type="Embed" ProgID="Equation.DSMT4" ShapeID="_x0000_i1065" DrawAspect="Content" ObjectID="_1337010586" r:id="rId89"/>
        </w:object>
      </w:r>
      <w:r>
        <w:t xml:space="preserve"> </w:t>
      </w:r>
    </w:p>
    <w:p w14:paraId="3E565CBF" w14:textId="76A30E48" w:rsidR="005D4585" w:rsidRPr="005D4585" w:rsidRDefault="005D4585" w:rsidP="003079D5">
      <w:pPr>
        <w:pStyle w:val="MTDisplayEquation"/>
      </w:pPr>
    </w:p>
    <w:p w14:paraId="03BCD24D" w14:textId="0271F2CF" w:rsidR="00991EB9" w:rsidRDefault="00394ECB" w:rsidP="00394ECB">
      <w:pPr>
        <w:pStyle w:val="MTDisplayEquation"/>
      </w:pPr>
      <w:r>
        <w:tab/>
      </w:r>
      <w:r w:rsidR="003F464C" w:rsidRPr="00394ECB">
        <w:rPr>
          <w:position w:val="-34"/>
        </w:rPr>
        <w:object w:dxaOrig="3320" w:dyaOrig="760" w14:anchorId="5278E18E">
          <v:shape id="_x0000_i1066" type="#_x0000_t75" style="width:166pt;height:38pt" o:ole="">
            <v:imagedata r:id="rId90" o:title=""/>
          </v:shape>
          <o:OLEObject Type="Embed" ProgID="Equation.DSMT4" ShapeID="_x0000_i1066" DrawAspect="Content" ObjectID="_1337010587" r:id="rId91"/>
        </w:object>
      </w:r>
      <w:r>
        <w:t xml:space="preserve"> </w:t>
      </w:r>
    </w:p>
    <w:p w14:paraId="7CFFF107" w14:textId="6DF5FAAA" w:rsidR="003F464C" w:rsidRDefault="00A31803" w:rsidP="003F464C">
      <w:pPr>
        <w:ind w:firstLine="420"/>
      </w:pPr>
      <w:r>
        <w:rPr>
          <w:rFonts w:hint="eastAsia"/>
          <w:highlight w:val="cyan"/>
        </w:rPr>
        <w:t>上面那个</w:t>
      </w:r>
      <w:r w:rsidR="003F464C" w:rsidRPr="003F464C">
        <w:rPr>
          <w:rFonts w:hint="eastAsia"/>
          <w:highlight w:val="cyan"/>
        </w:rPr>
        <w:t>公式</w:t>
      </w:r>
      <w:r w:rsidR="003F464C">
        <w:rPr>
          <w:rFonts w:hint="eastAsia"/>
        </w:rPr>
        <w:t>整理为</w:t>
      </w:r>
    </w:p>
    <w:p w14:paraId="109E34BC" w14:textId="0776AC95" w:rsidR="00A31803" w:rsidRPr="003F464C" w:rsidRDefault="0059317B" w:rsidP="0059317B">
      <w:pPr>
        <w:pStyle w:val="MTDisplayEquation"/>
      </w:pPr>
      <w:r>
        <w:tab/>
      </w:r>
      <w:r w:rsidRPr="0059317B">
        <w:rPr>
          <w:position w:val="-34"/>
        </w:rPr>
        <w:object w:dxaOrig="6700" w:dyaOrig="760" w14:anchorId="2513E64C">
          <v:shape id="_x0000_i1067" type="#_x0000_t75" style="width:335pt;height:38pt" o:ole="">
            <v:imagedata r:id="rId92" o:title=""/>
          </v:shape>
          <o:OLEObject Type="Embed" ProgID="Equation.DSMT4" ShapeID="_x0000_i1067" DrawAspect="Content" ObjectID="_1337010588" r:id="rId93"/>
        </w:object>
      </w:r>
      <w:r>
        <w:t xml:space="preserve"> </w:t>
      </w:r>
    </w:p>
    <w:p w14:paraId="40AE4788" w14:textId="6044200D" w:rsidR="00394ECB" w:rsidRDefault="0059317B" w:rsidP="00991EB9">
      <w:r>
        <w:tab/>
      </w:r>
      <w:r w:rsidRPr="0059317B">
        <w:rPr>
          <w:rFonts w:hint="eastAsia"/>
          <w:highlight w:val="cyan"/>
        </w:rPr>
        <w:t>下面那个公式</w:t>
      </w:r>
      <w:r>
        <w:rPr>
          <w:rFonts w:hint="eastAsia"/>
        </w:rPr>
        <w:t>整理为</w:t>
      </w:r>
    </w:p>
    <w:p w14:paraId="0D5F35F5" w14:textId="3F3D2B9D" w:rsidR="00E13949" w:rsidRDefault="00E13949" w:rsidP="00E13949">
      <w:pPr>
        <w:pStyle w:val="MTDisplayEquation"/>
      </w:pPr>
      <w:r>
        <w:tab/>
      </w:r>
      <w:r w:rsidRPr="00E13949">
        <w:rPr>
          <w:position w:val="-34"/>
        </w:rPr>
        <w:object w:dxaOrig="4840" w:dyaOrig="760" w14:anchorId="2923032A">
          <v:shape id="_x0000_i1068" type="#_x0000_t75" style="width:242pt;height:38pt" o:ole="">
            <v:imagedata r:id="rId94" o:title=""/>
          </v:shape>
          <o:OLEObject Type="Embed" ProgID="Equation.DSMT4" ShapeID="_x0000_i1068" DrawAspect="Content" ObjectID="_1337010589" r:id="rId95"/>
        </w:object>
      </w:r>
      <w:r>
        <w:t xml:space="preserve"> </w:t>
      </w:r>
    </w:p>
    <w:p w14:paraId="19D50CB9" w14:textId="14637927" w:rsidR="00DB379C" w:rsidRDefault="00E13949" w:rsidP="00E13949">
      <w:r>
        <w:rPr>
          <w:rFonts w:hint="eastAsia"/>
        </w:rPr>
        <w:tab/>
      </w:r>
      <w:r w:rsidR="00DB379C">
        <w:rPr>
          <w:rFonts w:hint="eastAsia"/>
        </w:rPr>
        <w:t>定义变量</w:t>
      </w:r>
      <w:r w:rsidR="00DB379C" w:rsidRPr="00DB379C">
        <w:rPr>
          <w:position w:val="-12"/>
        </w:rPr>
        <w:object w:dxaOrig="380" w:dyaOrig="380" w14:anchorId="627055B5">
          <v:shape id="_x0000_i1069" type="#_x0000_t75" style="width:19pt;height:19pt" o:ole="">
            <v:imagedata r:id="rId96" o:title=""/>
          </v:shape>
          <o:OLEObject Type="Embed" ProgID="Equation.DSMT4" ShapeID="_x0000_i1069" DrawAspect="Content" ObjectID="_1337010590" r:id="rId97"/>
        </w:object>
      </w:r>
      <w:r w:rsidR="00DB379C">
        <w:rPr>
          <w:rFonts w:hint="eastAsia"/>
        </w:rPr>
        <w:t>表示网络流量最大的链路上的网络流量，添加约束条件</w:t>
      </w:r>
    </w:p>
    <w:p w14:paraId="2730507A" w14:textId="48692F7D" w:rsidR="00577D67" w:rsidRDefault="00577D67" w:rsidP="00577D67">
      <w:pPr>
        <w:pStyle w:val="MTDisplayEquation"/>
      </w:pPr>
      <w:r>
        <w:tab/>
      </w:r>
      <w:r w:rsidR="001F5C3C" w:rsidRPr="00577D67">
        <w:rPr>
          <w:position w:val="-12"/>
        </w:rPr>
        <w:object w:dxaOrig="2700" w:dyaOrig="380" w14:anchorId="30C9CA78">
          <v:shape id="_x0000_i1070" type="#_x0000_t75" style="width:135pt;height:19pt" o:ole="">
            <v:imagedata r:id="rId98" o:title=""/>
          </v:shape>
          <o:OLEObject Type="Embed" ProgID="Equation.DSMT4" ShapeID="_x0000_i1070" DrawAspect="Content" ObjectID="_1337010591" r:id="rId99"/>
        </w:object>
      </w:r>
      <w:r>
        <w:t xml:space="preserve"> </w:t>
      </w:r>
    </w:p>
    <w:p w14:paraId="472B8417" w14:textId="5164E84A" w:rsidR="00DB379C" w:rsidRDefault="00DB379C" w:rsidP="00DB379C">
      <w:pPr>
        <w:pStyle w:val="MTDisplayEquation"/>
      </w:pPr>
      <w:r>
        <w:t xml:space="preserve"> </w:t>
      </w:r>
    </w:p>
    <w:p w14:paraId="0D8E1EF3" w14:textId="1D2DA162" w:rsidR="00E13949" w:rsidRDefault="00901A00" w:rsidP="00DB379C">
      <w:pPr>
        <w:ind w:firstLine="420"/>
      </w:pPr>
      <w:r>
        <w:rPr>
          <w:rFonts w:hint="eastAsia"/>
        </w:rPr>
        <w:t>我们需要最小化的</w:t>
      </w:r>
      <w:r w:rsidR="00E13949">
        <w:rPr>
          <w:rFonts w:hint="eastAsia"/>
        </w:rPr>
        <w:t>优化目标函数为</w:t>
      </w:r>
    </w:p>
    <w:p w14:paraId="1C70252A" w14:textId="16EB9A2E" w:rsidR="00901A00" w:rsidRPr="00E13949" w:rsidRDefault="00901A00" w:rsidP="00901A00">
      <w:pPr>
        <w:pStyle w:val="MTDisplayEquation"/>
      </w:pPr>
      <w:r>
        <w:tab/>
      </w:r>
      <w:r w:rsidR="00EB5883" w:rsidRPr="00B26EC7">
        <w:rPr>
          <w:position w:val="-10"/>
        </w:rPr>
        <w:object w:dxaOrig="1020" w:dyaOrig="320" w14:anchorId="7C60B9A1">
          <v:shape id="_x0000_i1071" type="#_x0000_t75" style="width:51pt;height:16pt" o:ole="">
            <v:imagedata r:id="rId100" o:title=""/>
          </v:shape>
          <o:OLEObject Type="Embed" ProgID="Equation.DSMT4" ShapeID="_x0000_i1071" DrawAspect="Content" ObjectID="_1337010592" r:id="rId101"/>
        </w:object>
      </w:r>
    </w:p>
    <w:p w14:paraId="4F41FA28" w14:textId="1A45FFE5" w:rsidR="00746549" w:rsidRDefault="00AF0D6D" w:rsidP="00991EB9">
      <w:r>
        <w:rPr>
          <w:rFonts w:hint="eastAsia"/>
        </w:rPr>
        <w:t>这是一个混合整数二次规划问题。为了简化问题模型，我们需要通过引入新的变量和约束，将约束</w:t>
      </w:r>
      <w:r>
        <w:rPr>
          <w:rFonts w:hint="eastAsia"/>
          <w:highlight w:val="cyan"/>
        </w:rPr>
        <w:t>上面</w:t>
      </w:r>
      <w:r w:rsidRPr="00AF0D6D">
        <w:rPr>
          <w:rFonts w:hint="eastAsia"/>
          <w:highlight w:val="cyan"/>
        </w:rPr>
        <w:t>公式</w:t>
      </w:r>
      <w:r>
        <w:rPr>
          <w:rFonts w:hint="eastAsia"/>
        </w:rPr>
        <w:t>中关于变量</w:t>
      </w:r>
      <w:r w:rsidRPr="00025957">
        <w:rPr>
          <w:position w:val="-4"/>
        </w:rPr>
        <w:object w:dxaOrig="200" w:dyaOrig="200" w14:anchorId="06A73915">
          <v:shape id="_x0000_i1072" type="#_x0000_t75" style="width:10pt;height:10pt" o:ole="">
            <v:imagedata r:id="rId102" o:title=""/>
          </v:shape>
          <o:OLEObject Type="Embed" ProgID="Equation.DSMT4" ShapeID="_x0000_i1072" DrawAspect="Content" ObjectID="_1337010593" r:id="rId103"/>
        </w:object>
      </w:r>
      <w:r w:rsidR="0004154E">
        <w:rPr>
          <w:rFonts w:hint="eastAsia"/>
        </w:rPr>
        <w:t>的二次项消除，从而将问题转换为混合整数（线性）</w:t>
      </w:r>
      <w:r>
        <w:rPr>
          <w:rFonts w:hint="eastAsia"/>
        </w:rPr>
        <w:t>规划问题</w:t>
      </w:r>
      <w:r w:rsidR="00746549">
        <w:rPr>
          <w:rFonts w:hint="eastAsia"/>
        </w:rPr>
        <w:t>。具体地，我们引入整数</w:t>
      </w:r>
      <w:r>
        <w:rPr>
          <w:rFonts w:hint="eastAsia"/>
        </w:rPr>
        <w:t>变量</w:t>
      </w:r>
      <w:r w:rsidR="00746549" w:rsidRPr="00746549">
        <w:rPr>
          <w:position w:val="-10"/>
        </w:rPr>
        <w:object w:dxaOrig="880" w:dyaOrig="320" w14:anchorId="2E86A961">
          <v:shape id="_x0000_i1073" type="#_x0000_t75" style="width:44pt;height:16pt" o:ole="">
            <v:imagedata r:id="rId104" o:title=""/>
          </v:shape>
          <o:OLEObject Type="Embed" ProgID="Equation.DSMT4" ShapeID="_x0000_i1073" DrawAspect="Content" ObjectID="_1337010594" r:id="rId105"/>
        </w:object>
      </w:r>
      <w:r w:rsidR="00491A05">
        <w:rPr>
          <w:rFonts w:hint="eastAsia"/>
        </w:rPr>
        <w:t>，</w:t>
      </w:r>
      <w:r w:rsidR="00746549">
        <w:rPr>
          <w:rFonts w:hint="eastAsia"/>
        </w:rPr>
        <w:t>令</w:t>
      </w:r>
    </w:p>
    <w:p w14:paraId="51F3F21A" w14:textId="21D86DB2" w:rsidR="00746549" w:rsidRDefault="00746549" w:rsidP="00746549">
      <w:pPr>
        <w:pStyle w:val="MTDisplayEquation"/>
      </w:pPr>
      <w:r>
        <w:tab/>
      </w:r>
      <w:r w:rsidR="00E34611" w:rsidRPr="00746549">
        <w:rPr>
          <w:position w:val="-16"/>
        </w:rPr>
        <w:object w:dxaOrig="1100" w:dyaOrig="420" w14:anchorId="765E444F">
          <v:shape id="_x0000_i1074" type="#_x0000_t75" style="width:55pt;height:21pt" o:ole="">
            <v:imagedata r:id="rId106" o:title=""/>
          </v:shape>
          <o:OLEObject Type="Embed" ProgID="Equation.DSMT4" ShapeID="_x0000_i1074" DrawAspect="Content" ObjectID="_1337010595" r:id="rId107"/>
        </w:object>
      </w:r>
    </w:p>
    <w:p w14:paraId="6BF6AFFC" w14:textId="27FBBC30" w:rsidR="00746549" w:rsidRDefault="00590244" w:rsidP="00991EB9">
      <w:r>
        <w:rPr>
          <w:rFonts w:hint="eastAsia"/>
        </w:rPr>
        <w:t>则应有</w:t>
      </w:r>
    </w:p>
    <w:p w14:paraId="2E9C1521" w14:textId="5029AB9F" w:rsidR="005A6793" w:rsidRDefault="005A6793" w:rsidP="005A6793">
      <w:pPr>
        <w:pStyle w:val="MTDisplayEquation"/>
      </w:pPr>
      <w:r>
        <w:tab/>
      </w:r>
      <w:r w:rsidR="002D1E2C" w:rsidRPr="002D1E2C">
        <w:rPr>
          <w:position w:val="-60"/>
        </w:rPr>
        <w:object w:dxaOrig="1880" w:dyaOrig="1320" w14:anchorId="4114A5CE">
          <v:shape id="_x0000_i1075" type="#_x0000_t75" style="width:94pt;height:66pt" o:ole="">
            <v:imagedata r:id="rId108" o:title=""/>
          </v:shape>
          <o:OLEObject Type="Embed" ProgID="Equation.DSMT4" ShapeID="_x0000_i1075" DrawAspect="Content" ObjectID="_1337010596" r:id="rId109"/>
        </w:object>
      </w:r>
      <w:r>
        <w:t xml:space="preserve"> </w:t>
      </w:r>
    </w:p>
    <w:p w14:paraId="10D63517" w14:textId="1EB4B12E" w:rsidR="005A6793" w:rsidRDefault="00E34611" w:rsidP="00991EB9">
      <w:r>
        <w:rPr>
          <w:rFonts w:hint="eastAsia"/>
        </w:rPr>
        <w:t>因此</w:t>
      </w:r>
      <w:r w:rsidRPr="00E34611">
        <w:rPr>
          <w:rFonts w:hint="eastAsia"/>
          <w:highlight w:val="cyan"/>
        </w:rPr>
        <w:t>那个麻烦的公式</w:t>
      </w:r>
      <w:r>
        <w:rPr>
          <w:rFonts w:hint="eastAsia"/>
        </w:rPr>
        <w:t>化简为</w:t>
      </w:r>
    </w:p>
    <w:p w14:paraId="14FDF0F4" w14:textId="4A5C8602" w:rsidR="00E34611" w:rsidRDefault="00E34611" w:rsidP="00E34611">
      <w:pPr>
        <w:pStyle w:val="MTDisplayEquation"/>
      </w:pPr>
      <w:r>
        <w:tab/>
      </w:r>
      <w:r w:rsidRPr="00E34611">
        <w:rPr>
          <w:position w:val="-34"/>
        </w:rPr>
        <w:object w:dxaOrig="4660" w:dyaOrig="760" w14:anchorId="5717E296">
          <v:shape id="_x0000_i1076" type="#_x0000_t75" style="width:233pt;height:38pt" o:ole="">
            <v:imagedata r:id="rId110" o:title=""/>
          </v:shape>
          <o:OLEObject Type="Embed" ProgID="Equation.DSMT4" ShapeID="_x0000_i1076" DrawAspect="Content" ObjectID="_1337010597" r:id="rId111"/>
        </w:object>
      </w:r>
      <w:r>
        <w:t xml:space="preserve"> </w:t>
      </w:r>
    </w:p>
    <w:p w14:paraId="702E8055" w14:textId="3D542267" w:rsidR="00711DD2" w:rsidRDefault="00711DD2" w:rsidP="00711DD2">
      <w:pPr>
        <w:ind w:firstLine="420"/>
      </w:pPr>
      <w:r w:rsidRPr="00711DD2">
        <w:rPr>
          <w:rFonts w:hint="eastAsia"/>
        </w:rPr>
        <w:t>同时</w:t>
      </w:r>
      <w:r>
        <w:rPr>
          <w:rFonts w:hint="eastAsia"/>
        </w:rPr>
        <w:t>我们需要考虑虚拟机的迁移过程产生的开销</w:t>
      </w:r>
      <w:r w:rsidR="00C25966" w:rsidRPr="00C25966">
        <w:rPr>
          <w:rFonts w:hint="eastAsia"/>
          <w:highlight w:val="cyan"/>
        </w:rPr>
        <w:t>引用到下文细节讨论</w:t>
      </w:r>
      <w:r w:rsidR="00C25966" w:rsidRPr="00C25966">
        <w:rPr>
          <w:rFonts w:hint="eastAsia"/>
          <w:highlight w:val="cyan"/>
        </w:rPr>
        <w:t>3</w:t>
      </w:r>
      <w:r w:rsidR="00C25966" w:rsidRPr="00C25966">
        <w:rPr>
          <w:rFonts w:hint="eastAsia"/>
          <w:highlight w:val="cyan"/>
        </w:rPr>
        <w:t>处</w:t>
      </w:r>
      <w:r>
        <w:rPr>
          <w:rFonts w:hint="eastAsia"/>
        </w:rPr>
        <w:t>。</w:t>
      </w:r>
      <w:r w:rsidR="001C347D">
        <w:rPr>
          <w:rFonts w:hint="eastAsia"/>
        </w:rPr>
        <w:t>用</w:t>
      </w:r>
      <w:r w:rsidRPr="00711DD2">
        <w:rPr>
          <w:rFonts w:hint="eastAsia"/>
        </w:rPr>
        <w:t>常量</w:t>
      </w:r>
      <w:r w:rsidR="001C347D" w:rsidRPr="00711DD2">
        <w:rPr>
          <w:position w:val="-10"/>
        </w:rPr>
        <w:object w:dxaOrig="1680" w:dyaOrig="320" w14:anchorId="01D04E85">
          <v:shape id="_x0000_i1077" type="#_x0000_t75" style="width:84pt;height:16pt" o:ole="">
            <v:imagedata r:id="rId112" o:title=""/>
          </v:shape>
          <o:OLEObject Type="Embed" ProgID="Equation.DSMT4" ShapeID="_x0000_i1077" DrawAspect="Content" ObjectID="_1337010598" r:id="rId113"/>
        </w:object>
      </w:r>
      <w:r w:rsidRPr="00711DD2">
        <w:rPr>
          <w:rFonts w:hint="eastAsia"/>
        </w:rPr>
        <w:t>表示</w:t>
      </w:r>
      <w:r>
        <w:rPr>
          <w:rFonts w:hint="eastAsia"/>
        </w:rPr>
        <w:t>虚拟机原先所处的位置：</w:t>
      </w:r>
    </w:p>
    <w:p w14:paraId="2D3B0EA8" w14:textId="308685B3" w:rsidR="00711DD2" w:rsidRDefault="001C347D" w:rsidP="00711DD2">
      <w:pPr>
        <w:ind w:firstLine="420"/>
        <w:jc w:val="center"/>
      </w:pPr>
      <w:r w:rsidRPr="001C347D">
        <w:rPr>
          <w:position w:val="-14"/>
        </w:rPr>
        <w:object w:dxaOrig="2200" w:dyaOrig="420" w14:anchorId="24461B00">
          <v:shape id="_x0000_i1078" type="#_x0000_t75" style="width:110pt;height:21pt" o:ole="">
            <v:imagedata r:id="rId114" o:title=""/>
          </v:shape>
          <o:OLEObject Type="Embed" ProgID="Equation.DSMT4" ShapeID="_x0000_i1078" DrawAspect="Content" ObjectID="_1337010599" r:id="rId115"/>
        </w:object>
      </w:r>
    </w:p>
    <w:p w14:paraId="4DAE197F" w14:textId="77777777" w:rsidR="00711DD2" w:rsidRDefault="00711DD2" w:rsidP="00711DD2">
      <w:pPr>
        <w:ind w:firstLine="420"/>
      </w:pPr>
    </w:p>
    <w:p w14:paraId="397C8F8F" w14:textId="014586FA" w:rsidR="00E34611" w:rsidRDefault="00711DD2" w:rsidP="001C347D">
      <w:r>
        <w:rPr>
          <w:rFonts w:hint="eastAsia"/>
        </w:rPr>
        <w:t>设虚拟机</w:t>
      </w:r>
      <w:r w:rsidRPr="00711DD2">
        <w:rPr>
          <w:position w:val="-12"/>
        </w:rPr>
        <w:object w:dxaOrig="220" w:dyaOrig="380" w14:anchorId="413CB233">
          <v:shape id="_x0000_i1079" type="#_x0000_t75" style="width:11pt;height:19pt" o:ole="">
            <v:imagedata r:id="rId116" o:title=""/>
          </v:shape>
          <o:OLEObject Type="Embed" ProgID="Equation.DSMT4" ShapeID="_x0000_i1079" DrawAspect="Content" ObjectID="_1337010600" r:id="rId117"/>
        </w:object>
      </w:r>
      <w:r>
        <w:rPr>
          <w:rFonts w:hint="eastAsia"/>
        </w:rPr>
        <w:t>（</w:t>
      </w:r>
      <w:r w:rsidRPr="00025957">
        <w:rPr>
          <w:position w:val="-4"/>
        </w:rPr>
        <w:object w:dxaOrig="1220" w:dyaOrig="260" w14:anchorId="593F1813">
          <v:shape id="_x0000_i1080" type="#_x0000_t75" style="width:61pt;height:13pt" o:ole="">
            <v:imagedata r:id="rId118" o:title=""/>
          </v:shape>
          <o:OLEObject Type="Embed" ProgID="Equation.DSMT4" ShapeID="_x0000_i1080" DrawAspect="Content" ObjectID="_1337010601" r:id="rId119"/>
        </w:object>
      </w:r>
      <w:r>
        <w:rPr>
          <w:rFonts w:hint="eastAsia"/>
        </w:rPr>
        <w:t>）进行迁移所带来的开销为</w:t>
      </w:r>
      <w:r w:rsidR="001C347D" w:rsidRPr="001C347D">
        <w:rPr>
          <w:position w:val="-16"/>
        </w:rPr>
        <w:object w:dxaOrig="980" w:dyaOrig="420" w14:anchorId="289931AA">
          <v:shape id="_x0000_i1081" type="#_x0000_t75" style="width:49pt;height:21pt" o:ole="">
            <v:imagedata r:id="rId120" o:title=""/>
          </v:shape>
          <o:OLEObject Type="Embed" ProgID="Equation.DSMT4" ShapeID="_x0000_i1081" DrawAspect="Content" ObjectID="_1337010602" r:id="rId121"/>
        </w:object>
      </w:r>
      <w:r w:rsidR="001C347D">
        <w:rPr>
          <w:rFonts w:hint="eastAsia"/>
        </w:rPr>
        <w:t>，设所有虚拟机进行迁移带来的总开销为</w:t>
      </w:r>
      <w:r w:rsidR="001C347D" w:rsidRPr="001C347D">
        <w:rPr>
          <w:position w:val="-16"/>
        </w:rPr>
        <w:object w:dxaOrig="820" w:dyaOrig="420" w14:anchorId="21C695D2">
          <v:shape id="_x0000_i1082" type="#_x0000_t75" style="width:41pt;height:21pt" o:ole="">
            <v:imagedata r:id="rId122" o:title=""/>
          </v:shape>
          <o:OLEObject Type="Embed" ProgID="Equation.DSMT4" ShapeID="_x0000_i1082" DrawAspect="Content" ObjectID="_1337010603" r:id="rId123"/>
        </w:object>
      </w:r>
      <w:r w:rsidR="001C347D">
        <w:rPr>
          <w:rFonts w:hint="eastAsia"/>
        </w:rPr>
        <w:t>，则有</w:t>
      </w:r>
    </w:p>
    <w:p w14:paraId="463409CC" w14:textId="5AC1D968" w:rsidR="00A61D04" w:rsidRDefault="00A61D04" w:rsidP="00A61D04">
      <w:pPr>
        <w:pStyle w:val="MTDisplayEquation"/>
      </w:pPr>
      <w:r>
        <w:tab/>
      </w:r>
      <w:r w:rsidRPr="00A61D04">
        <w:rPr>
          <w:position w:val="-28"/>
        </w:rPr>
        <w:object w:dxaOrig="3140" w:dyaOrig="700" w14:anchorId="2A0346DA">
          <v:shape id="_x0000_i1083" type="#_x0000_t75" style="width:157pt;height:35pt" o:ole="">
            <v:imagedata r:id="rId124" o:title=""/>
          </v:shape>
          <o:OLEObject Type="Embed" ProgID="Equation.DSMT4" ShapeID="_x0000_i1083" DrawAspect="Content" ObjectID="_1337010604" r:id="rId125"/>
        </w:object>
      </w:r>
      <w:r>
        <w:t xml:space="preserve"> </w:t>
      </w:r>
    </w:p>
    <w:p w14:paraId="6357D586" w14:textId="5855434D" w:rsidR="001C347D" w:rsidRDefault="00AA2705" w:rsidP="001C347D">
      <w:r>
        <w:rPr>
          <w:rFonts w:hint="eastAsia"/>
        </w:rPr>
        <w:t>省略常数项对混合整数</w:t>
      </w:r>
      <w:r w:rsidR="00A61D04">
        <w:rPr>
          <w:rFonts w:hint="eastAsia"/>
        </w:rPr>
        <w:t>规划问题的求解无影响，因此我们将</w:t>
      </w:r>
      <w:r w:rsidR="00A61D04" w:rsidRPr="00A61D04">
        <w:rPr>
          <w:rFonts w:hint="eastAsia"/>
          <w:highlight w:val="cyan"/>
        </w:rPr>
        <w:t>上式</w:t>
      </w:r>
      <w:r w:rsidR="00A61D04">
        <w:rPr>
          <w:rFonts w:hint="eastAsia"/>
        </w:rPr>
        <w:t>简化为</w:t>
      </w:r>
    </w:p>
    <w:p w14:paraId="0C1F9093" w14:textId="56E24CA1" w:rsidR="00A61D04" w:rsidRDefault="00EB5883" w:rsidP="00A61D04">
      <w:pPr>
        <w:jc w:val="center"/>
      </w:pPr>
      <w:r w:rsidRPr="00A61D04">
        <w:rPr>
          <w:position w:val="-28"/>
        </w:rPr>
        <w:object w:dxaOrig="2800" w:dyaOrig="700" w14:anchorId="49A1951D">
          <v:shape id="_x0000_i1084" type="#_x0000_t75" style="width:140pt;height:35pt" o:ole="">
            <v:imagedata r:id="rId126" o:title=""/>
          </v:shape>
          <o:OLEObject Type="Embed" ProgID="Equation.DSMT4" ShapeID="_x0000_i1084" DrawAspect="Content" ObjectID="_1337010605" r:id="rId127"/>
        </w:object>
      </w:r>
    </w:p>
    <w:p w14:paraId="6907AA39" w14:textId="41167213" w:rsidR="00A61D04" w:rsidRDefault="00B26EC7" w:rsidP="00A61D04">
      <w:pPr>
        <w:jc w:val="left"/>
      </w:pPr>
      <w:r>
        <w:rPr>
          <w:rFonts w:hint="eastAsia"/>
        </w:rPr>
        <w:tab/>
      </w:r>
      <w:r>
        <w:rPr>
          <w:rFonts w:hint="eastAsia"/>
        </w:rPr>
        <w:t>因此总的目标函数为</w:t>
      </w:r>
    </w:p>
    <w:p w14:paraId="152327E9" w14:textId="245B461D" w:rsidR="00B26EC7" w:rsidRDefault="00CE3012" w:rsidP="00B26EC7">
      <w:pPr>
        <w:jc w:val="center"/>
      </w:pPr>
      <w:r w:rsidRPr="00EB5883">
        <w:rPr>
          <w:position w:val="-50"/>
        </w:rPr>
        <w:object w:dxaOrig="2640" w:dyaOrig="1120" w14:anchorId="24EC9D4D">
          <v:shape id="_x0000_i1085" type="#_x0000_t75" style="width:132pt;height:56pt" o:ole="">
            <v:imagedata r:id="rId128" o:title=""/>
          </v:shape>
          <o:OLEObject Type="Embed" ProgID="Equation.DSMT4" ShapeID="_x0000_i1085" DrawAspect="Content" ObjectID="_1337010606" r:id="rId129"/>
        </w:object>
      </w:r>
    </w:p>
    <w:p w14:paraId="2304FE99" w14:textId="66B333C6" w:rsidR="00EB5883" w:rsidRDefault="00D31C54" w:rsidP="00EB5883">
      <w:pPr>
        <w:jc w:val="left"/>
      </w:pPr>
      <w:r>
        <w:rPr>
          <w:rFonts w:hint="eastAsia"/>
        </w:rPr>
        <w:tab/>
      </w:r>
      <w:r>
        <w:rPr>
          <w:rFonts w:hint="eastAsia"/>
        </w:rPr>
        <w:t>综上所述，我们构造了混合整数线性规划问题</w:t>
      </w:r>
      <w:r w:rsidR="00E9301E">
        <w:t>VMP</w:t>
      </w:r>
      <w:r>
        <w:rPr>
          <w:rFonts w:hint="eastAsia"/>
        </w:rPr>
        <w:t>如下：</w:t>
      </w:r>
    </w:p>
    <w:p w14:paraId="796042ED" w14:textId="0498F00D" w:rsidR="00E9301E" w:rsidRDefault="00E9301E" w:rsidP="00CE1E8C">
      <w:pPr>
        <w:jc w:val="left"/>
        <w:rPr>
          <w:b/>
        </w:rPr>
      </w:pPr>
      <w:r>
        <w:rPr>
          <w:b/>
        </w:rPr>
        <w:t>VMP</w:t>
      </w:r>
      <w:r w:rsidR="00CE1E8C">
        <w:rPr>
          <w:b/>
        </w:rPr>
        <w:t>:</w:t>
      </w:r>
    </w:p>
    <w:p w14:paraId="18E1460B" w14:textId="1548D111" w:rsidR="00CE1E8C" w:rsidRPr="00CE1E8C" w:rsidRDefault="00CE1E8C" w:rsidP="00CE1E8C">
      <w:pPr>
        <w:ind w:firstLine="420"/>
        <w:jc w:val="left"/>
      </w:pPr>
      <w:r>
        <w:t>minimize</w:t>
      </w:r>
    </w:p>
    <w:p w14:paraId="62043E16" w14:textId="7D5AA10C" w:rsidR="00D31C54" w:rsidRDefault="00CE3012" w:rsidP="00CE1E8C">
      <w:pPr>
        <w:pStyle w:val="MTDisplayEquation"/>
        <w:jc w:val="center"/>
      </w:pPr>
      <w:r w:rsidRPr="00CE3012">
        <w:rPr>
          <w:position w:val="-28"/>
        </w:rPr>
        <w:object w:dxaOrig="2180" w:dyaOrig="700" w14:anchorId="00C8E93A">
          <v:shape id="_x0000_i1086" type="#_x0000_t75" style="width:109pt;height:35pt" o:ole="">
            <v:imagedata r:id="rId130" o:title=""/>
          </v:shape>
          <o:OLEObject Type="Embed" ProgID="Equation.DSMT4" ShapeID="_x0000_i1086" DrawAspect="Content" ObjectID="_1337010607" r:id="rId131"/>
        </w:object>
      </w:r>
    </w:p>
    <w:p w14:paraId="25892E14" w14:textId="1AB971E3" w:rsidR="00CE1E8C" w:rsidRPr="00CE1E8C" w:rsidRDefault="00CE1E8C" w:rsidP="00CE1E8C">
      <w:r>
        <w:tab/>
        <w:t>subject to</w:t>
      </w:r>
    </w:p>
    <w:p w14:paraId="3369B389" w14:textId="4440BB73" w:rsidR="001F5C3C" w:rsidRDefault="00CE1E8C" w:rsidP="00320425">
      <w:pPr>
        <w:pStyle w:val="MTDisplayEquation"/>
        <w:jc w:val="right"/>
      </w:pPr>
      <w:r w:rsidRPr="00CE1E8C">
        <w:rPr>
          <w:position w:val="-166"/>
        </w:rPr>
        <w:object w:dxaOrig="6620" w:dyaOrig="4560" w14:anchorId="5C98B3D2">
          <v:shape id="_x0000_i1087" type="#_x0000_t75" style="width:331pt;height:228pt" o:ole="">
            <v:imagedata r:id="rId132" o:title=""/>
          </v:shape>
          <o:OLEObject Type="Embed" ProgID="Equation.DSMT4" ShapeID="_x0000_i1087" DrawAspect="Content" ObjectID="_1337010608" r:id="rId133"/>
        </w:object>
      </w:r>
    </w:p>
    <w:p w14:paraId="02640585" w14:textId="40F3C99E" w:rsidR="00A154F0" w:rsidRDefault="00A154F0" w:rsidP="00A154F0">
      <w:r>
        <w:tab/>
        <w:t>variables</w:t>
      </w:r>
    </w:p>
    <w:p w14:paraId="521574D9" w14:textId="7C50D207" w:rsidR="00A154F0" w:rsidRPr="00A154F0" w:rsidRDefault="00A154F0" w:rsidP="00E15829">
      <w:pPr>
        <w:pStyle w:val="MTDisplayEquation"/>
        <w:jc w:val="center"/>
      </w:pPr>
      <w:r w:rsidRPr="00A154F0">
        <w:rPr>
          <w:position w:val="-66"/>
        </w:rPr>
        <w:object w:dxaOrig="380" w:dyaOrig="1440" w14:anchorId="5794366A">
          <v:shape id="_x0000_i1088" type="#_x0000_t75" style="width:19pt;height:1in" o:ole="">
            <v:imagedata r:id="rId134" o:title=""/>
          </v:shape>
          <o:OLEObject Type="Embed" ProgID="Equation.DSMT4" ShapeID="_x0000_i1088" DrawAspect="Content" ObjectID="_1337010609" r:id="rId135"/>
        </w:object>
      </w:r>
      <w:r w:rsidR="00467D89">
        <w:t xml:space="preserve">    </w:t>
      </w:r>
      <w:r w:rsidRPr="00A154F0">
        <w:rPr>
          <w:position w:val="-60"/>
        </w:rPr>
        <w:object w:dxaOrig="1120" w:dyaOrig="1340" w14:anchorId="0E05FBA8">
          <v:shape id="_x0000_i1089" type="#_x0000_t75" style="width:56pt;height:67pt" o:ole="">
            <v:imagedata r:id="rId136" o:title=""/>
          </v:shape>
          <o:OLEObject Type="Embed" ProgID="Equation.DSMT4" ShapeID="_x0000_i1089" DrawAspect="Content" ObjectID="_1337010610" r:id="rId137"/>
        </w:object>
      </w:r>
    </w:p>
    <w:p w14:paraId="2D60E5E5" w14:textId="77777777" w:rsidR="00E9301E" w:rsidRPr="00E9301E" w:rsidRDefault="00E9301E" w:rsidP="00E9301E"/>
    <w:p w14:paraId="462C18B7" w14:textId="77777777" w:rsidR="00CE3012" w:rsidRDefault="00CE3012" w:rsidP="00EB5883">
      <w:pPr>
        <w:jc w:val="left"/>
      </w:pPr>
    </w:p>
    <w:p w14:paraId="30A676A1" w14:textId="5A746E97" w:rsidR="0007628B" w:rsidRDefault="0007628B" w:rsidP="00EB5883">
      <w:pPr>
        <w:jc w:val="left"/>
      </w:pPr>
      <w:r>
        <w:rPr>
          <w:rFonts w:hint="eastAsia"/>
        </w:rPr>
        <w:t>【算法细节讨论】</w:t>
      </w:r>
    </w:p>
    <w:p w14:paraId="652A317B" w14:textId="01CEB1D5" w:rsidR="00271632" w:rsidRDefault="00271632" w:rsidP="00EB5883">
      <w:pPr>
        <w:jc w:val="left"/>
      </w:pPr>
      <w:r>
        <w:rPr>
          <w:rFonts w:hint="eastAsia"/>
        </w:rPr>
        <w:t>1</w:t>
      </w:r>
      <w:r w:rsidR="00B8723E">
        <w:rPr>
          <w:rFonts w:hint="eastAsia"/>
        </w:rPr>
        <w:t xml:space="preserve"> </w:t>
      </w:r>
      <w:r w:rsidR="00B8723E">
        <w:rPr>
          <w:rFonts w:hint="eastAsia"/>
        </w:rPr>
        <w:t>合理缩小问题求解的规模</w:t>
      </w:r>
    </w:p>
    <w:p w14:paraId="6055FC74" w14:textId="471BC596" w:rsidR="001D27B2" w:rsidRDefault="00C93118" w:rsidP="003A44E9">
      <w:r>
        <w:rPr>
          <w:rFonts w:hint="eastAsia"/>
        </w:rPr>
        <w:tab/>
      </w:r>
      <w:r w:rsidR="00355B9B">
        <w:rPr>
          <w:rFonts w:hint="eastAsia"/>
        </w:rPr>
        <w:t>混合整数规划问题被</w:t>
      </w:r>
      <w:r w:rsidR="00922314">
        <w:rPr>
          <w:rFonts w:hint="eastAsia"/>
        </w:rPr>
        <w:t>分类为</w:t>
      </w:r>
      <w:r w:rsidR="00922314">
        <w:t>NP</w:t>
      </w:r>
      <w:r w:rsidR="003A44E9">
        <w:rPr>
          <w:rFonts w:hint="eastAsia"/>
        </w:rPr>
        <w:t>困难问题。</w:t>
      </w:r>
      <w:r w:rsidR="003A44E9" w:rsidRPr="003A44E9">
        <w:rPr>
          <w:rFonts w:hint="eastAsia"/>
          <w:highlight w:val="cyan"/>
        </w:rPr>
        <w:t>本文上节</w:t>
      </w:r>
      <w:r w:rsidR="003A44E9">
        <w:rPr>
          <w:rFonts w:hint="eastAsia"/>
        </w:rPr>
        <w:t>中构建的</w:t>
      </w:r>
      <w:r w:rsidR="003A44E9">
        <w:rPr>
          <w:rFonts w:hint="eastAsia"/>
        </w:rPr>
        <w:t>VMP</w:t>
      </w:r>
      <w:r w:rsidR="003A44E9">
        <w:rPr>
          <w:rFonts w:hint="eastAsia"/>
        </w:rPr>
        <w:t>问题</w:t>
      </w:r>
      <w:r w:rsidR="00922314">
        <w:rPr>
          <w:rFonts w:hint="eastAsia"/>
        </w:rPr>
        <w:t>是混合整数规划问题中的一类特殊问题——混合</w:t>
      </w:r>
      <w:r w:rsidR="00922314">
        <w:rPr>
          <w:rFonts w:hint="eastAsia"/>
        </w:rPr>
        <w:t>0-1</w:t>
      </w:r>
      <w:r w:rsidR="00922314">
        <w:rPr>
          <w:rFonts w:hint="eastAsia"/>
        </w:rPr>
        <w:t>整数规划</w:t>
      </w:r>
      <w:r w:rsidR="003A44E9">
        <w:rPr>
          <w:rFonts w:hint="eastAsia"/>
        </w:rPr>
        <w:t>问题，它亦被分类为</w:t>
      </w:r>
      <w:r w:rsidR="003A44E9">
        <w:rPr>
          <w:rFonts w:hint="eastAsia"/>
        </w:rPr>
        <w:t>NP</w:t>
      </w:r>
      <w:r w:rsidR="003A44E9">
        <w:rPr>
          <w:rFonts w:hint="eastAsia"/>
        </w:rPr>
        <w:t>困难问题。</w:t>
      </w:r>
      <w:commentRangeStart w:id="11"/>
      <w:r w:rsidR="00922314" w:rsidRPr="00922314">
        <w:rPr>
          <w:rFonts w:hint="eastAsia"/>
          <w:highlight w:val="magenta"/>
        </w:rPr>
        <w:t>引用文献</w:t>
      </w:r>
      <w:r w:rsidR="00922314" w:rsidRPr="003A44E9">
        <w:rPr>
          <w:rFonts w:hint="eastAsia"/>
          <w:highlight w:val="magenta"/>
        </w:rPr>
        <w:t>？</w:t>
      </w:r>
      <w:r w:rsidR="003A44E9" w:rsidRPr="003A44E9">
        <w:rPr>
          <w:highlight w:val="magenta"/>
        </w:rPr>
        <w:t>Karp's 21 problems</w:t>
      </w:r>
      <w:commentRangeEnd w:id="11"/>
      <w:r w:rsidR="00FC440B">
        <w:rPr>
          <w:rStyle w:val="a5"/>
        </w:rPr>
        <w:commentReference w:id="11"/>
      </w:r>
      <w:r w:rsidR="003A44E9">
        <w:rPr>
          <w:rFonts w:hint="eastAsia"/>
        </w:rPr>
        <w:t>因此对于该问题尚不存在高效求解的算法。如果将</w:t>
      </w:r>
      <w:r w:rsidR="003A44E9">
        <w:rPr>
          <w:rFonts w:hint="eastAsia"/>
        </w:rPr>
        <w:t>OpenStack</w:t>
      </w:r>
      <w:r w:rsidR="003A44E9">
        <w:rPr>
          <w:rFonts w:hint="eastAsia"/>
        </w:rPr>
        <w:t>虚拟机的放</w:t>
      </w:r>
      <w:r w:rsidR="00476FC2">
        <w:rPr>
          <w:rFonts w:hint="eastAsia"/>
        </w:rPr>
        <w:t>置问题形式化为求解每台虚拟机应当被放置于哪台</w:t>
      </w:r>
      <w:r w:rsidR="003A44E9">
        <w:rPr>
          <w:rFonts w:hint="eastAsia"/>
        </w:rPr>
        <w:t>服务器，</w:t>
      </w:r>
      <w:r w:rsidR="00476FC2">
        <w:rPr>
          <w:rFonts w:hint="eastAsia"/>
        </w:rPr>
        <w:t>则构造出的混合</w:t>
      </w:r>
      <w:r w:rsidR="00476FC2">
        <w:rPr>
          <w:rFonts w:hint="eastAsia"/>
        </w:rPr>
        <w:t>0-1</w:t>
      </w:r>
      <w:r w:rsidR="00476FC2">
        <w:rPr>
          <w:rFonts w:hint="eastAsia"/>
        </w:rPr>
        <w:t>整数规划问题将包含</w:t>
      </w:r>
      <w:r w:rsidR="00476FC2" w:rsidRPr="00476FC2">
        <w:rPr>
          <w:position w:val="-10"/>
        </w:rPr>
        <w:object w:dxaOrig="900" w:dyaOrig="380" w14:anchorId="0BF48A28">
          <v:shape id="_x0000_i1090" type="#_x0000_t75" style="width:45pt;height:19pt" o:ole="">
            <v:imagedata r:id="rId138" o:title=""/>
          </v:shape>
          <o:OLEObject Type="Embed" ProgID="Equation.DSMT4" ShapeID="_x0000_i1090" DrawAspect="Content" ObjectID="_1337010611" r:id="rId139"/>
        </w:object>
      </w:r>
      <w:r w:rsidR="00476FC2">
        <w:rPr>
          <w:rFonts w:hint="eastAsia"/>
        </w:rPr>
        <w:t>个未知变量和</w:t>
      </w:r>
      <w:r w:rsidR="00476FC2" w:rsidRPr="00476FC2">
        <w:rPr>
          <w:position w:val="-10"/>
        </w:rPr>
        <w:object w:dxaOrig="900" w:dyaOrig="380" w14:anchorId="3CB1CCB8">
          <v:shape id="_x0000_i1091" type="#_x0000_t75" style="width:45pt;height:19pt" o:ole="">
            <v:imagedata r:id="rId140" o:title=""/>
          </v:shape>
          <o:OLEObject Type="Embed" ProgID="Equation.DSMT4" ShapeID="_x0000_i1091" DrawAspect="Content" ObjectID="_1337010612" r:id="rId141"/>
        </w:object>
      </w:r>
      <w:r w:rsidR="00476FC2">
        <w:rPr>
          <w:rFonts w:hint="eastAsia"/>
        </w:rPr>
        <w:t>个约束。在真实计算集群规模较大时</w:t>
      </w:r>
      <w:r w:rsidR="002B2CC9" w:rsidRPr="002B2CC9">
        <w:rPr>
          <w:rFonts w:hint="eastAsia"/>
          <w:highlight w:val="green"/>
        </w:rPr>
        <w:t>脚注：实验室的计算集群规</w:t>
      </w:r>
      <w:r w:rsidR="00DA63FB">
        <w:rPr>
          <w:rFonts w:hint="eastAsia"/>
          <w:highlight w:val="green"/>
        </w:rPr>
        <w:t>模如何</w:t>
      </w:r>
      <w:r w:rsidR="00476FC2">
        <w:rPr>
          <w:rFonts w:hint="eastAsia"/>
        </w:rPr>
        <w:t>，该问题的求解时间将过长。</w:t>
      </w:r>
      <w:r w:rsidR="002B2CC9">
        <w:rPr>
          <w:rFonts w:hint="eastAsia"/>
        </w:rPr>
        <w:t>因此为了提高求解策略的高效性和实用性，我们有必要采用启发式的算法，合理地缩小问题的规模。</w:t>
      </w:r>
    </w:p>
    <w:p w14:paraId="1802B88E" w14:textId="4210E6B1" w:rsidR="00D20D3A" w:rsidRPr="00D20D3A" w:rsidRDefault="00423F94" w:rsidP="00D20D3A">
      <w:pPr>
        <w:ind w:firstLine="420"/>
      </w:pPr>
      <w:r>
        <w:rPr>
          <w:rFonts w:hint="eastAsia"/>
        </w:rPr>
        <w:t>本文提出的</w:t>
      </w:r>
      <w:r>
        <w:rPr>
          <w:rFonts w:hint="eastAsia"/>
        </w:rPr>
        <w:t>OpenStack</w:t>
      </w:r>
      <w:r w:rsidR="001D27B2">
        <w:rPr>
          <w:rFonts w:hint="eastAsia"/>
        </w:rPr>
        <w:t>虚拟机放置策略</w:t>
      </w:r>
      <w:r w:rsidR="00B6070D">
        <w:rPr>
          <w:rFonts w:hint="eastAsia"/>
        </w:rPr>
        <w:t>同时</w:t>
      </w:r>
      <w:r w:rsidR="001D27B2">
        <w:rPr>
          <w:rFonts w:hint="eastAsia"/>
        </w:rPr>
        <w:t>采取两种策略</w:t>
      </w:r>
      <w:r>
        <w:rPr>
          <w:rFonts w:hint="eastAsia"/>
        </w:rPr>
        <w:t>缩小问题求解的规模</w:t>
      </w:r>
      <w:r w:rsidR="00855D29" w:rsidRPr="00855D29">
        <w:rPr>
          <w:rFonts w:hint="eastAsia"/>
          <w:highlight w:val="green"/>
        </w:rPr>
        <w:t>脚注：变量的数目和约束的数目</w:t>
      </w:r>
      <w:r>
        <w:rPr>
          <w:rFonts w:hint="eastAsia"/>
        </w:rPr>
        <w:t>：选取部分虚拟机而不是全部虚拟机进行计算求解它们应当被迁移到的目标节点</w:t>
      </w:r>
      <w:r w:rsidR="00D20D3A" w:rsidRPr="00D20D3A">
        <w:rPr>
          <w:rFonts w:hint="eastAsia"/>
          <w:highlight w:val="cyan"/>
        </w:rPr>
        <w:t>引用到第</w:t>
      </w:r>
      <w:r w:rsidR="00D20D3A" w:rsidRPr="00D20D3A">
        <w:rPr>
          <w:rFonts w:hint="eastAsia"/>
          <w:highlight w:val="cyan"/>
        </w:rPr>
        <w:t>2</w:t>
      </w:r>
      <w:r w:rsidR="00D20D3A" w:rsidRPr="00D20D3A">
        <w:rPr>
          <w:rFonts w:hint="eastAsia"/>
          <w:highlight w:val="cyan"/>
        </w:rPr>
        <w:t>节</w:t>
      </w:r>
      <w:r>
        <w:rPr>
          <w:rFonts w:hint="eastAsia"/>
        </w:rPr>
        <w:t>；</w:t>
      </w:r>
      <w:commentRangeStart w:id="12"/>
      <w:r w:rsidR="002E0CD8">
        <w:rPr>
          <w:rFonts w:hint="eastAsia"/>
        </w:rPr>
        <w:t>计算虚拟机应当被迁移到哪个机架，</w:t>
      </w:r>
      <w:commentRangeEnd w:id="12"/>
      <w:r w:rsidR="00FC440B">
        <w:rPr>
          <w:rStyle w:val="a5"/>
        </w:rPr>
        <w:commentReference w:id="12"/>
      </w:r>
      <w:r w:rsidR="002E0CD8">
        <w:rPr>
          <w:rFonts w:hint="eastAsia"/>
        </w:rPr>
        <w:t>而不是计算虚拟机应当被迁移到哪台服务器</w:t>
      </w:r>
      <w:r>
        <w:rPr>
          <w:rFonts w:hint="eastAsia"/>
        </w:rPr>
        <w:t>。</w:t>
      </w:r>
      <w:r w:rsidR="00FF0BBB">
        <w:rPr>
          <w:rFonts w:hint="eastAsia"/>
        </w:rPr>
        <w:t>一方面，</w:t>
      </w:r>
      <w:r w:rsidR="001D27B2">
        <w:rPr>
          <w:rFonts w:hint="eastAsia"/>
        </w:rPr>
        <w:t>直观上看，这两种策略分别以一定比例减小了变量</w:t>
      </w:r>
      <w:r w:rsidR="001D27B2" w:rsidRPr="00025957">
        <w:rPr>
          <w:position w:val="-4"/>
        </w:rPr>
        <w:object w:dxaOrig="240" w:dyaOrig="200" w14:anchorId="1BB39115">
          <v:shape id="_x0000_i1092" type="#_x0000_t75" style="width:12pt;height:10pt" o:ole="">
            <v:imagedata r:id="rId142" o:title=""/>
          </v:shape>
          <o:OLEObject Type="Embed" ProgID="Equation.DSMT4" ShapeID="_x0000_i1092" DrawAspect="Content" ObjectID="_1337010613" r:id="rId143"/>
        </w:object>
      </w:r>
      <w:r w:rsidR="001D27B2">
        <w:rPr>
          <w:rFonts w:hint="eastAsia"/>
        </w:rPr>
        <w:t>和</w:t>
      </w:r>
      <w:r w:rsidR="001D27B2" w:rsidRPr="00025957">
        <w:rPr>
          <w:position w:val="-4"/>
        </w:rPr>
        <w:object w:dxaOrig="200" w:dyaOrig="200" w14:anchorId="0FCEFB40">
          <v:shape id="_x0000_i1093" type="#_x0000_t75" style="width:10pt;height:10pt" o:ole="">
            <v:imagedata r:id="rId144" o:title=""/>
          </v:shape>
          <o:OLEObject Type="Embed" ProgID="Equation.DSMT4" ShapeID="_x0000_i1093" DrawAspect="Content" ObjectID="_1337010614" r:id="rId145"/>
        </w:object>
      </w:r>
      <w:r w:rsidR="00FF0BBB">
        <w:rPr>
          <w:rFonts w:hint="eastAsia"/>
        </w:rPr>
        <w:t>的值；另一方面，这两种策略也简化了问题本身的数学模型，</w:t>
      </w:r>
      <w:r w:rsidR="00FF0BBB">
        <w:rPr>
          <w:rFonts w:hint="eastAsia"/>
        </w:rPr>
        <w:t>VMP</w:t>
      </w:r>
      <w:r w:rsidR="00FF0BBB">
        <w:rPr>
          <w:rFonts w:hint="eastAsia"/>
        </w:rPr>
        <w:t>问题包含的未知变量数目和约束数目分别为</w:t>
      </w:r>
      <w:r w:rsidR="00FF0BBB" w:rsidRPr="00FF0BBB">
        <w:rPr>
          <w:position w:val="-10"/>
        </w:rPr>
        <w:object w:dxaOrig="800" w:dyaOrig="380" w14:anchorId="01BC230D">
          <v:shape id="_x0000_i1094" type="#_x0000_t75" style="width:40pt;height:19pt" o:ole="">
            <v:imagedata r:id="rId146" o:title=""/>
          </v:shape>
          <o:OLEObject Type="Embed" ProgID="Equation.DSMT4" ShapeID="_x0000_i1094" DrawAspect="Content" ObjectID="_1337010615" r:id="rId147"/>
        </w:object>
      </w:r>
      <w:r w:rsidR="00FF0BBB">
        <w:rPr>
          <w:rFonts w:hint="eastAsia"/>
        </w:rPr>
        <w:t>和</w:t>
      </w:r>
      <w:r w:rsidR="00FF0BBB" w:rsidRPr="00FF0BBB">
        <w:rPr>
          <w:position w:val="-10"/>
        </w:rPr>
        <w:object w:dxaOrig="800" w:dyaOrig="380" w14:anchorId="1CF1FAA5">
          <v:shape id="_x0000_i1095" type="#_x0000_t75" style="width:40pt;height:19pt" o:ole="">
            <v:imagedata r:id="rId148" o:title=""/>
          </v:shape>
          <o:OLEObject Type="Embed" ProgID="Equation.DSMT4" ShapeID="_x0000_i1095" DrawAspect="Content" ObjectID="_1337010616" r:id="rId149"/>
        </w:object>
      </w:r>
      <w:r w:rsidR="00FF0BBB">
        <w:rPr>
          <w:rFonts w:hint="eastAsia"/>
        </w:rPr>
        <w:t>。</w:t>
      </w:r>
      <w:r w:rsidR="00896E37">
        <w:rPr>
          <w:rFonts w:hint="eastAsia"/>
        </w:rPr>
        <w:t>实验</w:t>
      </w:r>
      <w:r>
        <w:rPr>
          <w:rFonts w:hint="eastAsia"/>
        </w:rPr>
        <w:t>测试</w:t>
      </w:r>
      <w:r w:rsidR="00896E37">
        <w:rPr>
          <w:rFonts w:hint="eastAsia"/>
        </w:rPr>
        <w:t>表明</w:t>
      </w:r>
      <w:r>
        <w:rPr>
          <w:rFonts w:hint="eastAsia"/>
        </w:rPr>
        <w:t>，</w:t>
      </w:r>
      <w:r w:rsidR="002B2CC9">
        <w:rPr>
          <w:rFonts w:hint="eastAsia"/>
        </w:rPr>
        <w:t>这</w:t>
      </w:r>
      <w:r w:rsidR="001D27B2">
        <w:rPr>
          <w:rFonts w:hint="eastAsia"/>
        </w:rPr>
        <w:t>两种策略的采用使得问题求解的时间极大地</w:t>
      </w:r>
      <w:r w:rsidR="002B2CC9">
        <w:rPr>
          <w:rFonts w:hint="eastAsia"/>
        </w:rPr>
        <w:t>缩短</w:t>
      </w:r>
      <w:r w:rsidR="009F0B73">
        <w:rPr>
          <w:rFonts w:hint="eastAsia"/>
        </w:rPr>
        <w:t>，同时算法对网络流量的优化效果依旧显著</w:t>
      </w:r>
      <w:r>
        <w:rPr>
          <w:rFonts w:hint="eastAsia"/>
        </w:rPr>
        <w:t>。</w:t>
      </w:r>
      <w:r w:rsidR="002B2CC9" w:rsidRPr="002B2CC9">
        <w:rPr>
          <w:rFonts w:hint="eastAsia"/>
          <w:highlight w:val="cyan"/>
        </w:rPr>
        <w:t>引用后文实验环节运行时间部分</w:t>
      </w:r>
    </w:p>
    <w:p w14:paraId="7188FA9D" w14:textId="77777777" w:rsidR="00B8723E" w:rsidRDefault="00B8723E" w:rsidP="00EB5883">
      <w:pPr>
        <w:jc w:val="left"/>
      </w:pPr>
    </w:p>
    <w:p w14:paraId="1B62CD92" w14:textId="4BAC9486" w:rsidR="00C93118" w:rsidRDefault="00C93118" w:rsidP="00EB5883">
      <w:pPr>
        <w:jc w:val="left"/>
      </w:pPr>
      <w:r>
        <w:rPr>
          <w:rFonts w:hint="eastAsia"/>
        </w:rPr>
        <w:t xml:space="preserve">2 </w:t>
      </w:r>
      <w:r>
        <w:rPr>
          <w:rFonts w:hint="eastAsia"/>
        </w:rPr>
        <w:t>待迁移虚拟机的选取</w:t>
      </w:r>
    </w:p>
    <w:p w14:paraId="2A65FA19" w14:textId="34F46734" w:rsidR="009C1538" w:rsidRDefault="009C1538" w:rsidP="00EB5883">
      <w:pPr>
        <w:jc w:val="left"/>
      </w:pPr>
      <w:r>
        <w:rPr>
          <w:rFonts w:hint="eastAsia"/>
        </w:rPr>
        <w:tab/>
      </w:r>
      <w:r w:rsidR="00ED6ABE">
        <w:rPr>
          <w:rFonts w:hint="eastAsia"/>
        </w:rPr>
        <w:t>采用启发式</w:t>
      </w:r>
      <w:r w:rsidR="00A55F5D">
        <w:rPr>
          <w:rFonts w:hint="eastAsia"/>
        </w:rPr>
        <w:t>算法</w:t>
      </w:r>
      <w:r w:rsidR="00ED6ABE">
        <w:rPr>
          <w:rFonts w:hint="eastAsia"/>
        </w:rPr>
        <w:t>选取部分虚拟机而不是全部虚拟机进行迁移调度</w:t>
      </w:r>
      <w:r w:rsidR="00456D39">
        <w:rPr>
          <w:rFonts w:hint="eastAsia"/>
        </w:rPr>
        <w:t>的合理性是基于以下的经验规律：通常情况下大部分虚拟机</w:t>
      </w:r>
      <w:r w:rsidR="00644B62">
        <w:rPr>
          <w:rFonts w:hint="eastAsia"/>
        </w:rPr>
        <w:t>间</w:t>
      </w:r>
      <w:r w:rsidR="00456D39">
        <w:rPr>
          <w:rFonts w:hint="eastAsia"/>
        </w:rPr>
        <w:t>的网络通信</w:t>
      </w:r>
      <w:r w:rsidR="005C5247">
        <w:rPr>
          <w:rFonts w:hint="eastAsia"/>
        </w:rPr>
        <w:t>流量</w:t>
      </w:r>
      <w:r w:rsidR="004134D3">
        <w:rPr>
          <w:rFonts w:hint="eastAsia"/>
        </w:rPr>
        <w:t>相对</w:t>
      </w:r>
      <w:r w:rsidR="005C5247">
        <w:rPr>
          <w:rFonts w:hint="eastAsia"/>
        </w:rPr>
        <w:t>较小，</w:t>
      </w:r>
      <w:r w:rsidR="004134D3">
        <w:rPr>
          <w:rFonts w:hint="eastAsia"/>
        </w:rPr>
        <w:t>因而它们</w:t>
      </w:r>
      <w:r w:rsidR="00456D39">
        <w:rPr>
          <w:rFonts w:hint="eastAsia"/>
        </w:rPr>
        <w:t>不是造成链路间网络流量分布不均匀关键因素</w:t>
      </w:r>
      <w:r w:rsidR="004134D3">
        <w:rPr>
          <w:rFonts w:hint="eastAsia"/>
        </w:rPr>
        <w:t>；</w:t>
      </w:r>
      <w:r w:rsidR="00644B62">
        <w:rPr>
          <w:rFonts w:hint="eastAsia"/>
        </w:rPr>
        <w:t>计算集群中个别链路上出现网络拥塞</w:t>
      </w:r>
      <w:bookmarkStart w:id="13" w:name="_GoBack"/>
      <w:bookmarkEnd w:id="13"/>
      <w:r w:rsidR="00644B62">
        <w:rPr>
          <w:rFonts w:hint="eastAsia"/>
        </w:rPr>
        <w:t>往往是由某几个虚拟机之间的密集网络通信造成</w:t>
      </w:r>
      <w:r w:rsidR="00456D39">
        <w:rPr>
          <w:rFonts w:hint="eastAsia"/>
        </w:rPr>
        <w:t>。</w:t>
      </w:r>
      <w:commentRangeStart w:id="14"/>
      <w:r w:rsidR="004134D3">
        <w:rPr>
          <w:rFonts w:hint="eastAsia"/>
          <w:highlight w:val="cyan"/>
        </w:rPr>
        <w:t>此处需要实验</w:t>
      </w:r>
      <w:r w:rsidR="004134D3" w:rsidRPr="004134D3">
        <w:rPr>
          <w:rFonts w:hint="eastAsia"/>
          <w:highlight w:val="cyan"/>
        </w:rPr>
        <w:t>说明？</w:t>
      </w:r>
      <w:commentRangeEnd w:id="14"/>
      <w:r w:rsidR="00FC440B">
        <w:rPr>
          <w:rStyle w:val="a5"/>
        </w:rPr>
        <w:commentReference w:id="14"/>
      </w:r>
      <w:r w:rsidR="005C5247">
        <w:rPr>
          <w:rFonts w:hint="eastAsia"/>
        </w:rPr>
        <w:t>因此我们只需要关注某些关键虚拟机的调度，便可以有效地缓解链路上网络拥塞的问题</w:t>
      </w:r>
      <w:r w:rsidR="00127C9A">
        <w:rPr>
          <w:rFonts w:hint="eastAsia"/>
        </w:rPr>
        <w:t>。</w:t>
      </w:r>
      <w:r w:rsidR="00B268BB">
        <w:rPr>
          <w:rFonts w:hint="eastAsia"/>
        </w:rPr>
        <w:t>相关测试实验的结果</w:t>
      </w:r>
      <w:r w:rsidR="00B268BB" w:rsidRPr="00B268BB">
        <w:rPr>
          <w:rFonts w:hint="eastAsia"/>
          <w:highlight w:val="cyan"/>
        </w:rPr>
        <w:t>引用后文收敛性</w:t>
      </w:r>
      <w:r w:rsidR="00B268BB">
        <w:rPr>
          <w:rFonts w:hint="eastAsia"/>
        </w:rPr>
        <w:t>也支持这一点。</w:t>
      </w:r>
    </w:p>
    <w:p w14:paraId="07850249" w14:textId="012CD298" w:rsidR="0033577D" w:rsidRDefault="00ED6ABE" w:rsidP="00C93118">
      <w:pPr>
        <w:jc w:val="left"/>
      </w:pPr>
      <w:r>
        <w:rPr>
          <w:rFonts w:hint="eastAsia"/>
        </w:rPr>
        <w:tab/>
      </w:r>
      <w:r w:rsidR="00F463C2">
        <w:rPr>
          <w:rFonts w:hint="eastAsia"/>
        </w:rPr>
        <w:t>我们实现的</w:t>
      </w:r>
      <w:r w:rsidR="00F463C2">
        <w:rPr>
          <w:rFonts w:hint="eastAsia"/>
        </w:rPr>
        <w:t>OpenStack</w:t>
      </w:r>
      <w:r w:rsidR="00F463C2">
        <w:rPr>
          <w:rFonts w:hint="eastAsia"/>
        </w:rPr>
        <w:t>虚拟机放置策略设计了两种选取待迁移虚拟机的方式：选取跨机架网络通信</w:t>
      </w:r>
      <w:r w:rsidR="0033577D">
        <w:rPr>
          <w:rFonts w:hint="eastAsia"/>
        </w:rPr>
        <w:t>密集的虚拟机，选取对网络流量最大的链路贡献</w:t>
      </w:r>
      <w:r w:rsidR="00F463C2">
        <w:rPr>
          <w:rFonts w:hint="eastAsia"/>
        </w:rPr>
        <w:t>大的虚拟机。</w:t>
      </w:r>
    </w:p>
    <w:p w14:paraId="6CE5F7E2" w14:textId="77777777" w:rsidR="0033577D" w:rsidRDefault="0033577D" w:rsidP="0033577D">
      <w:pPr>
        <w:jc w:val="left"/>
      </w:pPr>
    </w:p>
    <w:p w14:paraId="6F3CBAB0" w14:textId="2F97C825" w:rsidR="00C93118" w:rsidRDefault="0033577D" w:rsidP="0033577D">
      <w:pPr>
        <w:jc w:val="left"/>
      </w:pPr>
      <w:r>
        <w:rPr>
          <w:rFonts w:hint="eastAsia"/>
        </w:rPr>
        <w:t>2.1</w:t>
      </w:r>
      <w:r w:rsidR="00AD5722">
        <w:rPr>
          <w:rFonts w:hint="eastAsia"/>
        </w:rPr>
        <w:t>选取跨机架网络通信密集的虚拟机</w:t>
      </w:r>
    </w:p>
    <w:p w14:paraId="7B5BEB76" w14:textId="77777777" w:rsidR="0033577D" w:rsidRDefault="0033577D" w:rsidP="0033577D">
      <w:pPr>
        <w:jc w:val="left"/>
      </w:pPr>
      <w:r>
        <w:rPr>
          <w:rFonts w:hint="eastAsia"/>
        </w:rPr>
        <w:tab/>
      </w:r>
      <w:r>
        <w:rPr>
          <w:rFonts w:hint="eastAsia"/>
        </w:rPr>
        <w:t>计算每个虚拟机与所有和它处在不同机架上的虚拟机的网络通信的流量之和，选取其中网络流量最大的</w:t>
      </w:r>
      <w:r w:rsidRPr="00025957">
        <w:rPr>
          <w:position w:val="-4"/>
        </w:rPr>
        <w:object w:dxaOrig="200" w:dyaOrig="260" w14:anchorId="1E18BEA4">
          <v:shape id="_x0000_i1096" type="#_x0000_t75" style="width:10pt;height:13pt" o:ole="">
            <v:imagedata r:id="rId150" o:title=""/>
          </v:shape>
          <o:OLEObject Type="Embed" ProgID="Equation.DSMT4" ShapeID="_x0000_i1096" DrawAspect="Content" ObjectID="_1337010617" r:id="rId151"/>
        </w:object>
      </w:r>
      <w:r>
        <w:rPr>
          <w:rFonts w:hint="eastAsia"/>
        </w:rPr>
        <w:t>（</w:t>
      </w:r>
      <w:r>
        <w:rPr>
          <w:rFonts w:hint="eastAsia"/>
        </w:rPr>
        <w:t>OpenStack</w:t>
      </w:r>
      <w:r>
        <w:rPr>
          <w:rFonts w:hint="eastAsia"/>
        </w:rPr>
        <w:t>管理员指定的参数）个虚拟机作为待迁移虚拟机。</w:t>
      </w:r>
    </w:p>
    <w:p w14:paraId="28E83F64" w14:textId="6F19508C" w:rsidR="0033577D" w:rsidRDefault="0033577D" w:rsidP="0033577D">
      <w:pPr>
        <w:ind w:firstLine="420"/>
        <w:jc w:val="left"/>
      </w:pPr>
      <w:r>
        <w:rPr>
          <w:rFonts w:hint="eastAsia"/>
        </w:rPr>
        <w:t>采用这种方式可以通过调度一些网络通信密集的虚拟机对一些链路上的网络流量进行优化。但单独采用这种方式并不保证一定能缓解流量最大的链路上网络拥塞的问题。</w:t>
      </w:r>
      <w:r w:rsidRPr="0033577D">
        <w:rPr>
          <w:rFonts w:hint="eastAsia"/>
          <w:highlight w:val="cyan"/>
        </w:rPr>
        <w:t>如下图所示</w:t>
      </w:r>
      <w:r w:rsidR="00E44D16" w:rsidRPr="00E44D16">
        <w:rPr>
          <w:rFonts w:hint="eastAsia"/>
          <w:highlight w:val="cyan"/>
        </w:rPr>
        <w:t>（</w:t>
      </w:r>
      <w:commentRangeStart w:id="15"/>
      <w:r w:rsidR="00E44D16" w:rsidRPr="00E44D16">
        <w:rPr>
          <w:rFonts w:hint="eastAsia"/>
          <w:highlight w:val="cyan"/>
        </w:rPr>
        <w:t>应该挪圈儿</w:t>
      </w:r>
      <w:r w:rsidR="00E44D16" w:rsidRPr="00E44D16">
        <w:rPr>
          <w:rFonts w:hint="eastAsia"/>
          <w:highlight w:val="cyan"/>
        </w:rPr>
        <w:t xml:space="preserve"> </w:t>
      </w:r>
      <w:r w:rsidR="00E44D16" w:rsidRPr="00E44D16">
        <w:rPr>
          <w:rFonts w:hint="eastAsia"/>
          <w:highlight w:val="cyan"/>
        </w:rPr>
        <w:t>实际挪三角</w:t>
      </w:r>
      <w:commentRangeEnd w:id="15"/>
      <w:r w:rsidR="00FC440B">
        <w:rPr>
          <w:rStyle w:val="a5"/>
        </w:rPr>
        <w:commentReference w:id="15"/>
      </w:r>
      <w:r w:rsidR="00E44D16" w:rsidRPr="00E44D16">
        <w:rPr>
          <w:rFonts w:hint="eastAsia"/>
          <w:highlight w:val="cyan"/>
        </w:rPr>
        <w:t>）</w:t>
      </w:r>
    </w:p>
    <w:p w14:paraId="0D8A89D0" w14:textId="4A891A8C" w:rsidR="0033577D" w:rsidRDefault="004F1263" w:rsidP="0033577D">
      <w:pPr>
        <w:jc w:val="left"/>
      </w:pPr>
      <w:r>
        <w:rPr>
          <w:noProof/>
        </w:rPr>
        <w:drawing>
          <wp:anchor distT="0" distB="0" distL="114300" distR="114300" simplePos="0" relativeHeight="251660288" behindDoc="0" locked="0" layoutInCell="1" allowOverlap="1" wp14:anchorId="4AA560D7" wp14:editId="1171A097">
            <wp:simplePos x="0" y="0"/>
            <wp:positionH relativeFrom="margin">
              <wp:align>center</wp:align>
            </wp:positionH>
            <wp:positionV relativeFrom="paragraph">
              <wp:posOffset>0</wp:posOffset>
            </wp:positionV>
            <wp:extent cx="2969895" cy="2226945"/>
            <wp:effectExtent l="0" t="0" r="1905" b="8255"/>
            <wp:wrapTopAndBottom/>
            <wp:docPr id="2" name="图片 2" descr="Macintosh HD:Users:wgs:学习:大四论文:文档:毕业论文:on_conge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cintosh HD:Users:wgs:学习:大四论文:文档:毕业论文:on_congestion.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69895" cy="2226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D59AC0" w14:textId="0001925E" w:rsidR="0033577D" w:rsidRDefault="0033577D" w:rsidP="0033577D">
      <w:pPr>
        <w:jc w:val="left"/>
      </w:pPr>
      <w:r>
        <w:rPr>
          <w:rFonts w:hint="eastAsia"/>
        </w:rPr>
        <w:t xml:space="preserve">2.2 </w:t>
      </w:r>
      <w:r>
        <w:rPr>
          <w:rFonts w:hint="eastAsia"/>
        </w:rPr>
        <w:t>选取对网络流量最大的链路贡献大的虚拟机</w:t>
      </w:r>
    </w:p>
    <w:p w14:paraId="4F2A71EF" w14:textId="25BF8EBC" w:rsidR="004F1263" w:rsidRDefault="004F1263" w:rsidP="0033577D">
      <w:pPr>
        <w:jc w:val="left"/>
      </w:pPr>
      <w:r>
        <w:tab/>
      </w:r>
      <w:r>
        <w:rPr>
          <w:rFonts w:hint="eastAsia"/>
        </w:rPr>
        <w:t>计算每条链路上的网络流量总和，选取网络流量最大的</w:t>
      </w:r>
      <w:r w:rsidR="00953821">
        <w:rPr>
          <w:rFonts w:hint="eastAsia"/>
        </w:rPr>
        <w:t>（一条</w:t>
      </w:r>
      <w:r w:rsidR="00CF381C">
        <w:rPr>
          <w:rFonts w:hint="eastAsia"/>
        </w:rPr>
        <w:t>或</w:t>
      </w:r>
      <w:r w:rsidR="001A3D94" w:rsidRPr="00025957">
        <w:rPr>
          <w:position w:val="-4"/>
        </w:rPr>
        <w:object w:dxaOrig="180" w:dyaOrig="200" w14:anchorId="5B319F99">
          <v:shape id="_x0000_i1097" type="#_x0000_t75" style="width:9pt;height:10pt" o:ole="">
            <v:imagedata r:id="rId153" o:title=""/>
          </v:shape>
          <o:OLEObject Type="Embed" ProgID="Equation.DSMT4" ShapeID="_x0000_i1097" DrawAspect="Content" ObjectID="_1337010618" r:id="rId154"/>
        </w:object>
      </w:r>
      <w:r w:rsidR="00953821">
        <w:rPr>
          <w:rFonts w:hint="eastAsia"/>
        </w:rPr>
        <w:t>条）</w:t>
      </w:r>
      <w:r>
        <w:rPr>
          <w:rFonts w:hint="eastAsia"/>
        </w:rPr>
        <w:t>链路，并计算每个虚拟机对这条链路网络流量产生了多少贡献。选取其中贡献最大的</w:t>
      </w:r>
      <w:r w:rsidRPr="00025957">
        <w:rPr>
          <w:position w:val="-4"/>
        </w:rPr>
        <w:object w:dxaOrig="200" w:dyaOrig="260" w14:anchorId="337E135C">
          <v:shape id="_x0000_i1098" type="#_x0000_t75" style="width:10pt;height:13pt" o:ole="">
            <v:imagedata r:id="rId155" o:title=""/>
          </v:shape>
          <o:OLEObject Type="Embed" ProgID="Equation.DSMT4" ShapeID="_x0000_i1098" DrawAspect="Content" ObjectID="_1337010619" r:id="rId156"/>
        </w:object>
      </w:r>
      <w:r>
        <w:rPr>
          <w:rFonts w:hint="eastAsia"/>
        </w:rPr>
        <w:t>（</w:t>
      </w:r>
      <w:r>
        <w:rPr>
          <w:rFonts w:hint="eastAsia"/>
        </w:rPr>
        <w:t>OpenStack</w:t>
      </w:r>
      <w:r>
        <w:rPr>
          <w:rFonts w:hint="eastAsia"/>
        </w:rPr>
        <w:t>管理员指定的参数）个虚拟机作为待迁移虚拟机。</w:t>
      </w:r>
    </w:p>
    <w:p w14:paraId="22C63649" w14:textId="112E44AD" w:rsidR="00BA2C3C" w:rsidRDefault="00184233" w:rsidP="0033577D">
      <w:pPr>
        <w:jc w:val="left"/>
      </w:pPr>
      <w:r>
        <w:rPr>
          <w:rFonts w:hint="eastAsia"/>
        </w:rPr>
        <w:tab/>
      </w:r>
      <w:r>
        <w:rPr>
          <w:rFonts w:hint="eastAsia"/>
        </w:rPr>
        <w:t>采用这种方式可以直接地有效减小网络</w:t>
      </w:r>
      <w:r w:rsidR="00AA2D7A">
        <w:rPr>
          <w:rFonts w:hint="eastAsia"/>
        </w:rPr>
        <w:t>最繁忙</w:t>
      </w:r>
      <w:r>
        <w:rPr>
          <w:rFonts w:hint="eastAsia"/>
        </w:rPr>
        <w:t>的链路上的网络流量。这种方式在某条链路上发生网络拥塞的场合可以通过迁移某些虚拟机有效地缓解网络拥塞问题。</w:t>
      </w:r>
      <w:r w:rsidR="009F1F13">
        <w:rPr>
          <w:rFonts w:hint="eastAsia"/>
        </w:rPr>
        <w:t>但是单独采用这种方式</w:t>
      </w:r>
      <w:r w:rsidR="00016976">
        <w:rPr>
          <w:rFonts w:hint="eastAsia"/>
        </w:rPr>
        <w:t>不一定是缓解网络拥塞问题的最高效的方式。</w:t>
      </w:r>
      <w:r w:rsidR="00016976" w:rsidRPr="00016976">
        <w:rPr>
          <w:rFonts w:hint="eastAsia"/>
          <w:highlight w:val="cyan"/>
        </w:rPr>
        <w:t>如下图所示</w:t>
      </w:r>
      <w:r w:rsidR="00E44D16">
        <w:rPr>
          <w:rFonts w:hint="eastAsia"/>
          <w:highlight w:val="cyan"/>
        </w:rPr>
        <w:t>（</w:t>
      </w:r>
      <w:r w:rsidR="00E44D16" w:rsidRPr="00E44D16">
        <w:rPr>
          <w:rFonts w:hint="eastAsia"/>
          <w:highlight w:val="cyan"/>
        </w:rPr>
        <w:t>应该挪中间的圈儿，实际挪左边的圈儿或者三角）</w:t>
      </w:r>
    </w:p>
    <w:p w14:paraId="48AE592E" w14:textId="08627F28" w:rsidR="00ED6ABE" w:rsidRDefault="00184233" w:rsidP="00C93118">
      <w:pPr>
        <w:jc w:val="left"/>
      </w:pPr>
      <w:r>
        <w:rPr>
          <w:rFonts w:hint="eastAsia"/>
          <w:noProof/>
        </w:rPr>
        <w:drawing>
          <wp:anchor distT="0" distB="0" distL="114300" distR="114300" simplePos="0" relativeHeight="251659264" behindDoc="0" locked="0" layoutInCell="1" allowOverlap="1" wp14:anchorId="5CDDDDB1" wp14:editId="23330826">
            <wp:simplePos x="0" y="0"/>
            <wp:positionH relativeFrom="margin">
              <wp:posOffset>914400</wp:posOffset>
            </wp:positionH>
            <wp:positionV relativeFrom="paragraph">
              <wp:posOffset>126365</wp:posOffset>
            </wp:positionV>
            <wp:extent cx="3312795" cy="2484120"/>
            <wp:effectExtent l="0" t="0" r="0" b="5080"/>
            <wp:wrapTopAndBottom/>
            <wp:docPr id="1" name="图片 1" descr="Macintosh HD:Users:wgs:学习:大四论文:文档:毕业论文:max_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intosh HD:Users:wgs:学习:大四论文:文档:毕业论文:max_traffic.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12795"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A2C3C">
        <w:rPr>
          <w:rFonts w:hint="eastAsia"/>
        </w:rPr>
        <w:tab/>
      </w:r>
      <w:r w:rsidR="00BA2C3C">
        <w:rPr>
          <w:rFonts w:hint="eastAsia"/>
        </w:rPr>
        <w:t>我们实现的</w:t>
      </w:r>
      <w:r w:rsidR="00BA2C3C">
        <w:rPr>
          <w:rFonts w:hint="eastAsia"/>
        </w:rPr>
        <w:t>OpenStack</w:t>
      </w:r>
      <w:r w:rsidR="00BA2C3C">
        <w:rPr>
          <w:rFonts w:hint="eastAsia"/>
        </w:rPr>
        <w:t>虚拟机放置策略结合了</w:t>
      </w:r>
      <w:r w:rsidR="00BA2C3C" w:rsidRPr="00BA2C3C">
        <w:rPr>
          <w:rFonts w:hint="eastAsia"/>
          <w:highlight w:val="cyan"/>
        </w:rPr>
        <w:t>2.1</w:t>
      </w:r>
      <w:r w:rsidR="00BA2C3C">
        <w:rPr>
          <w:rFonts w:hint="eastAsia"/>
        </w:rPr>
        <w:t>和</w:t>
      </w:r>
      <w:r w:rsidR="00BA2C3C" w:rsidRPr="00BA2C3C">
        <w:rPr>
          <w:rFonts w:hint="eastAsia"/>
          <w:highlight w:val="cyan"/>
        </w:rPr>
        <w:t>2.2</w:t>
      </w:r>
      <w:r w:rsidR="00BA2C3C">
        <w:rPr>
          <w:rFonts w:hint="eastAsia"/>
        </w:rPr>
        <w:t>中介绍的两种选取待迁移虚拟机的方式</w:t>
      </w:r>
      <w:r w:rsidR="00DB4399">
        <w:rPr>
          <w:rFonts w:hint="eastAsia"/>
        </w:rPr>
        <w:t>，即最终选取的待迁移虚拟机由分别通过两种方式选取的虚拟机组合产生。同时</w:t>
      </w:r>
      <w:r w:rsidR="00DB4399">
        <w:rPr>
          <w:rFonts w:hint="eastAsia"/>
        </w:rPr>
        <w:t>OpenStack</w:t>
      </w:r>
      <w:r w:rsidR="00DB4399">
        <w:rPr>
          <w:rFonts w:hint="eastAsia"/>
        </w:rPr>
        <w:t>管理员可以自行设计</w:t>
      </w:r>
      <w:r w:rsidR="005D249D">
        <w:rPr>
          <w:rFonts w:hint="eastAsia"/>
        </w:rPr>
        <w:t>待迁移虚拟机的选取方式</w:t>
      </w:r>
      <w:r w:rsidR="00DB4399">
        <w:rPr>
          <w:rFonts w:hint="eastAsia"/>
        </w:rPr>
        <w:t>并运用到我们实现的</w:t>
      </w:r>
      <w:r w:rsidR="00DB4399">
        <w:rPr>
          <w:rFonts w:hint="eastAsia"/>
        </w:rPr>
        <w:t>OpenStack</w:t>
      </w:r>
      <w:r w:rsidR="00DB4399">
        <w:rPr>
          <w:rFonts w:hint="eastAsia"/>
        </w:rPr>
        <w:t>虚拟机放置策略</w:t>
      </w:r>
      <w:r w:rsidR="005D249D">
        <w:rPr>
          <w:rFonts w:hint="eastAsia"/>
        </w:rPr>
        <w:t>中</w:t>
      </w:r>
      <w:r w:rsidR="00DB4399">
        <w:rPr>
          <w:rFonts w:hint="eastAsia"/>
        </w:rPr>
        <w:t>。</w:t>
      </w:r>
    </w:p>
    <w:p w14:paraId="65006835" w14:textId="77777777" w:rsidR="00BA2C3C" w:rsidRDefault="00BA2C3C" w:rsidP="00C93118">
      <w:pPr>
        <w:jc w:val="left"/>
      </w:pPr>
    </w:p>
    <w:p w14:paraId="3FA670A8" w14:textId="2B93E1F7" w:rsidR="00C93118" w:rsidRDefault="00C93118" w:rsidP="00C93118">
      <w:pPr>
        <w:jc w:val="left"/>
      </w:pPr>
      <w:r>
        <w:rPr>
          <w:rFonts w:hint="eastAsia"/>
        </w:rPr>
        <w:t xml:space="preserve">3 </w:t>
      </w:r>
      <w:commentRangeStart w:id="16"/>
      <w:r>
        <w:rPr>
          <w:rFonts w:hint="eastAsia"/>
        </w:rPr>
        <w:t>迁移过程引入的开销</w:t>
      </w:r>
      <w:commentRangeEnd w:id="16"/>
      <w:r w:rsidR="00FC440B">
        <w:rPr>
          <w:rStyle w:val="a5"/>
        </w:rPr>
        <w:commentReference w:id="16"/>
      </w:r>
    </w:p>
    <w:p w14:paraId="24FE2C47" w14:textId="62EA1FDF" w:rsidR="005C1B62" w:rsidRDefault="002F45A1" w:rsidP="00C93118">
      <w:pPr>
        <w:jc w:val="left"/>
      </w:pPr>
      <w:r>
        <w:rPr>
          <w:rFonts w:hint="eastAsia"/>
        </w:rPr>
        <w:tab/>
        <w:t>OpenStack</w:t>
      </w:r>
      <w:r>
        <w:rPr>
          <w:rFonts w:hint="eastAsia"/>
        </w:rPr>
        <w:t>对虚拟机的迁移分为两种：非在线迁移（</w:t>
      </w:r>
      <w:r>
        <w:t>non-live migration</w:t>
      </w:r>
      <w:r>
        <w:rPr>
          <w:rFonts w:hint="eastAsia"/>
        </w:rPr>
        <w:t>）和在线迁移（</w:t>
      </w:r>
      <w:r>
        <w:t>live migration</w:t>
      </w:r>
      <w:r>
        <w:rPr>
          <w:rFonts w:hint="eastAsia"/>
        </w:rPr>
        <w:t>）</w:t>
      </w:r>
      <w:r>
        <w:rPr>
          <w:rFonts w:hint="eastAsia"/>
          <w:highlight w:val="magenta"/>
        </w:rPr>
        <w:t>线上资料：</w:t>
      </w:r>
      <w:r>
        <w:rPr>
          <w:highlight w:val="magenta"/>
        </w:rPr>
        <w:t>c</w:t>
      </w:r>
      <w:r w:rsidRPr="005F50AE">
        <w:rPr>
          <w:highlight w:val="magenta"/>
        </w:rPr>
        <w:t>onfiguring migraions</w:t>
      </w:r>
      <w:r>
        <w:rPr>
          <w:rFonts w:hint="eastAsia"/>
        </w:rPr>
        <w:t>。不同的迁移过程对虚拟机的影响不同，比如非在线迁移过程中虚拟机会被关闭一段时间，在线迁移过程中虚拟机的中断时间几乎为零。因此，不同的迁移方式会给用户或给计算集群的工作性能带来不同程度的负面影响，</w:t>
      </w:r>
      <w:r w:rsidR="00DE662D">
        <w:rPr>
          <w:rFonts w:hint="eastAsia"/>
        </w:rPr>
        <w:t>如使用户无法访问虚拟机，或给虚拟机上运行的计算任务的完成时间带来额外的延迟等</w:t>
      </w:r>
      <w:r>
        <w:rPr>
          <w:rFonts w:hint="eastAsia"/>
        </w:rPr>
        <w:t>。</w:t>
      </w:r>
      <w:r w:rsidR="00675999">
        <w:rPr>
          <w:rFonts w:hint="eastAsia"/>
        </w:rPr>
        <w:t>因此我们引入迁移开销系数</w:t>
      </w:r>
      <w:r w:rsidR="00675999" w:rsidRPr="00675999">
        <w:rPr>
          <w:position w:val="-16"/>
        </w:rPr>
        <w:object w:dxaOrig="720" w:dyaOrig="420" w14:anchorId="3C4723BF">
          <v:shape id="_x0000_i1099" type="#_x0000_t75" style="width:36pt;height:21pt" o:ole="">
            <v:imagedata r:id="rId158" o:title=""/>
          </v:shape>
          <o:OLEObject Type="Embed" ProgID="Equation.DSMT4" ShapeID="_x0000_i1099" DrawAspect="Content" ObjectID="_1337010620" r:id="rId159"/>
        </w:object>
      </w:r>
      <w:r w:rsidR="00675999">
        <w:rPr>
          <w:rFonts w:hint="eastAsia"/>
        </w:rPr>
        <w:t>来衡量迁移过程对目标函数带来的影响</w:t>
      </w:r>
      <w:r w:rsidR="00675999" w:rsidRPr="00675999">
        <w:rPr>
          <w:rFonts w:hint="eastAsia"/>
          <w:highlight w:val="cyan"/>
        </w:rPr>
        <w:t>引用到上文</w:t>
      </w:r>
      <w:r w:rsidR="00675999" w:rsidRPr="00675999">
        <w:rPr>
          <w:rFonts w:hint="eastAsia"/>
          <w:highlight w:val="cyan"/>
        </w:rPr>
        <w:t>VMP</w:t>
      </w:r>
      <w:r w:rsidR="00675999" w:rsidRPr="00675999">
        <w:rPr>
          <w:rFonts w:hint="eastAsia"/>
          <w:highlight w:val="cyan"/>
        </w:rPr>
        <w:t>问题构造处</w:t>
      </w:r>
      <w:r w:rsidR="00675999">
        <w:rPr>
          <w:rFonts w:hint="eastAsia"/>
        </w:rPr>
        <w:t>。</w:t>
      </w:r>
      <w:r w:rsidR="00AE63F2">
        <w:rPr>
          <w:rFonts w:hint="eastAsia"/>
        </w:rPr>
        <w:t>OpenStack</w:t>
      </w:r>
      <w:r w:rsidR="00AE63F2">
        <w:rPr>
          <w:rFonts w:hint="eastAsia"/>
        </w:rPr>
        <w:t>管理</w:t>
      </w:r>
      <w:commentRangeStart w:id="17"/>
      <w:r w:rsidR="00AE63F2">
        <w:rPr>
          <w:rFonts w:hint="eastAsia"/>
        </w:rPr>
        <w:t>员可以根据实际情况给每个虚拟机分别设定迁移开销系数</w:t>
      </w:r>
      <w:commentRangeEnd w:id="17"/>
      <w:r w:rsidR="00CB1C7D">
        <w:rPr>
          <w:rStyle w:val="a5"/>
        </w:rPr>
        <w:commentReference w:id="17"/>
      </w:r>
      <w:r w:rsidR="00AE63F2">
        <w:rPr>
          <w:rFonts w:hint="eastAsia"/>
        </w:rPr>
        <w:t>，并作为输入传给我们实现的</w:t>
      </w:r>
      <w:r w:rsidR="00AE63F2">
        <w:rPr>
          <w:rFonts w:hint="eastAsia"/>
        </w:rPr>
        <w:t>OpenStack</w:t>
      </w:r>
      <w:r w:rsidR="00AE63F2">
        <w:rPr>
          <w:rFonts w:hint="eastAsia"/>
        </w:rPr>
        <w:t>虚拟机放置策略</w:t>
      </w:r>
      <w:r w:rsidR="002B23AD" w:rsidRPr="002B23AD">
        <w:rPr>
          <w:rFonts w:hint="eastAsia"/>
          <w:highlight w:val="cyan"/>
        </w:rPr>
        <w:t>引用到下文编程实现处</w:t>
      </w:r>
      <w:r w:rsidR="00AE63F2">
        <w:rPr>
          <w:rFonts w:hint="eastAsia"/>
        </w:rPr>
        <w:t>。</w:t>
      </w:r>
    </w:p>
    <w:p w14:paraId="08B4689B" w14:textId="77777777" w:rsidR="00C93118" w:rsidRDefault="00C93118" w:rsidP="00EB5883">
      <w:pPr>
        <w:jc w:val="left"/>
      </w:pPr>
    </w:p>
    <w:p w14:paraId="0C1DAFCB" w14:textId="67DE78CF" w:rsidR="00C93118" w:rsidRDefault="00C93118" w:rsidP="00EB5883">
      <w:pPr>
        <w:jc w:val="left"/>
      </w:pPr>
      <w:r>
        <w:rPr>
          <w:rFonts w:hint="eastAsia"/>
        </w:rPr>
        <w:t xml:space="preserve">4 </w:t>
      </w:r>
      <w:r>
        <w:rPr>
          <w:rFonts w:hint="eastAsia"/>
        </w:rPr>
        <w:t>固定不能移动的虚拟机</w:t>
      </w:r>
    </w:p>
    <w:p w14:paraId="55AD5DD8" w14:textId="35833542" w:rsidR="00147B52" w:rsidRDefault="00147B52" w:rsidP="00EB5883">
      <w:pPr>
        <w:jc w:val="left"/>
      </w:pPr>
      <w:r>
        <w:rPr>
          <w:rFonts w:hint="eastAsia"/>
        </w:rPr>
        <w:tab/>
        <w:t>OpenStack</w:t>
      </w:r>
      <w:r>
        <w:rPr>
          <w:rFonts w:hint="eastAsia"/>
        </w:rPr>
        <w:t>管理员在调用本文提出的</w:t>
      </w:r>
      <w:r>
        <w:rPr>
          <w:rFonts w:hint="eastAsia"/>
        </w:rPr>
        <w:t>OpenStack</w:t>
      </w:r>
      <w:r>
        <w:rPr>
          <w:rFonts w:hint="eastAsia"/>
        </w:rPr>
        <w:t>虚拟机放置策略时，可以指定固定一部分虚拟机不被迁移。</w:t>
      </w:r>
      <w:r w:rsidR="005F50AE">
        <w:rPr>
          <w:rFonts w:hint="eastAsia"/>
        </w:rPr>
        <w:t>若计算集群中</w:t>
      </w:r>
      <w:r w:rsidR="007505AE">
        <w:t>OpenStack</w:t>
      </w:r>
      <w:r w:rsidR="005F50AE">
        <w:rPr>
          <w:rFonts w:hint="eastAsia"/>
        </w:rPr>
        <w:t>被配置为</w:t>
      </w:r>
      <w:r w:rsidR="007505AE">
        <w:rPr>
          <w:rFonts w:hint="eastAsia"/>
        </w:rPr>
        <w:t>采取非在线迁移方式</w:t>
      </w:r>
      <w:r w:rsidR="005F50AE">
        <w:rPr>
          <w:rFonts w:hint="eastAsia"/>
          <w:highlight w:val="magenta"/>
        </w:rPr>
        <w:t>线上资料：</w:t>
      </w:r>
      <w:r w:rsidR="005F50AE">
        <w:rPr>
          <w:highlight w:val="magenta"/>
        </w:rPr>
        <w:t>c</w:t>
      </w:r>
      <w:r w:rsidR="005F50AE" w:rsidRPr="005F50AE">
        <w:rPr>
          <w:highlight w:val="magenta"/>
        </w:rPr>
        <w:t>onfiguring migraions</w:t>
      </w:r>
      <w:r w:rsidR="005F50AE">
        <w:rPr>
          <w:rFonts w:hint="eastAsia"/>
        </w:rPr>
        <w:t>，</w:t>
      </w:r>
      <w:r w:rsidR="007505AE">
        <w:rPr>
          <w:rFonts w:hint="eastAsia"/>
        </w:rPr>
        <w:t>虚拟机</w:t>
      </w:r>
      <w:r w:rsidR="005F50AE">
        <w:rPr>
          <w:rFonts w:hint="eastAsia"/>
        </w:rPr>
        <w:t>在被</w:t>
      </w:r>
      <w:r w:rsidR="007505AE">
        <w:rPr>
          <w:rFonts w:hint="eastAsia"/>
        </w:rPr>
        <w:t>迁移</w:t>
      </w:r>
      <w:r w:rsidR="005F50AE">
        <w:rPr>
          <w:rFonts w:hint="eastAsia"/>
        </w:rPr>
        <w:t>时会被关闭一段时间，直至迁移操作完成之后才会被重新开启。如果虚拟机的用户此时在与虚拟机进行</w:t>
      </w:r>
      <w:r w:rsidR="00D763D7">
        <w:rPr>
          <w:rFonts w:hint="eastAsia"/>
        </w:rPr>
        <w:t>实时</w:t>
      </w:r>
      <w:r w:rsidR="005F50AE">
        <w:rPr>
          <w:rFonts w:hint="eastAsia"/>
        </w:rPr>
        <w:t>交互（</w:t>
      </w:r>
      <w:r w:rsidR="00D763D7">
        <w:rPr>
          <w:rFonts w:hint="eastAsia"/>
        </w:rPr>
        <w:t>在线会议，网络聊天，操作交易</w:t>
      </w:r>
      <w:r w:rsidR="005F50AE">
        <w:rPr>
          <w:rFonts w:hint="eastAsia"/>
        </w:rPr>
        <w:t>，</w:t>
      </w:r>
      <w:r w:rsidR="00D763D7">
        <w:t>DOTA</w:t>
      </w:r>
      <w:r w:rsidR="00D763D7">
        <w:rPr>
          <w:rFonts w:hint="eastAsia"/>
        </w:rPr>
        <w:t>团战</w:t>
      </w:r>
      <w:r w:rsidR="006E269B">
        <w:rPr>
          <w:rFonts w:hint="eastAsia"/>
        </w:rPr>
        <w:t>等</w:t>
      </w:r>
      <w:r w:rsidR="00D763D7">
        <w:rPr>
          <w:rFonts w:hint="eastAsia"/>
        </w:rPr>
        <w:t>）</w:t>
      </w:r>
      <w:r w:rsidR="005F50AE">
        <w:rPr>
          <w:rFonts w:hint="eastAsia"/>
        </w:rPr>
        <w:t>，</w:t>
      </w:r>
      <w:r w:rsidR="006E269B">
        <w:rPr>
          <w:rFonts w:hint="eastAsia"/>
        </w:rPr>
        <w:t>虚拟机的非在线迁移可能会对用户造成较大的负面影响。</w:t>
      </w:r>
      <w:commentRangeStart w:id="18"/>
      <w:r w:rsidR="006E269B">
        <w:rPr>
          <w:rFonts w:hint="eastAsia"/>
        </w:rPr>
        <w:t>因此</w:t>
      </w:r>
      <w:r w:rsidR="00594B5D">
        <w:rPr>
          <w:rFonts w:hint="eastAsia"/>
        </w:rPr>
        <w:t>我们</w:t>
      </w:r>
      <w:r w:rsidR="006E269B">
        <w:rPr>
          <w:rFonts w:hint="eastAsia"/>
        </w:rPr>
        <w:t>实现</w:t>
      </w:r>
      <w:commentRangeEnd w:id="18"/>
      <w:r w:rsidR="000E51AD">
        <w:rPr>
          <w:rStyle w:val="a5"/>
        </w:rPr>
        <w:commentReference w:id="18"/>
      </w:r>
      <w:r w:rsidR="006E269B">
        <w:rPr>
          <w:rFonts w:hint="eastAsia"/>
        </w:rPr>
        <w:t>的</w:t>
      </w:r>
      <w:r w:rsidR="006E269B">
        <w:rPr>
          <w:rFonts w:hint="eastAsia"/>
        </w:rPr>
        <w:t>OpenStack</w:t>
      </w:r>
      <w:r w:rsidR="006E269B">
        <w:rPr>
          <w:rFonts w:hint="eastAsia"/>
        </w:rPr>
        <w:t>虚拟机放置策略支持</w:t>
      </w:r>
      <w:r w:rsidR="006E269B">
        <w:rPr>
          <w:rFonts w:hint="eastAsia"/>
        </w:rPr>
        <w:t>OpenStack</w:t>
      </w:r>
      <w:r w:rsidR="006E269B">
        <w:rPr>
          <w:rFonts w:hint="eastAsia"/>
        </w:rPr>
        <w:t>管理员指定一个虚拟机的集合，算法将保证这些虚拟机不会被迁移。</w:t>
      </w:r>
      <w:r w:rsidR="005D4F10">
        <w:rPr>
          <w:rFonts w:hint="eastAsia"/>
        </w:rPr>
        <w:t>这</w:t>
      </w:r>
      <w:r w:rsidR="006C7EEA">
        <w:rPr>
          <w:rFonts w:hint="eastAsia"/>
        </w:rPr>
        <w:t>与</w:t>
      </w:r>
      <w:r w:rsidR="006C7EEA">
        <w:rPr>
          <w:rFonts w:hint="eastAsia"/>
        </w:rPr>
        <w:t>OpenStack</w:t>
      </w:r>
      <w:r w:rsidR="006C7EEA">
        <w:rPr>
          <w:rFonts w:hint="eastAsia"/>
        </w:rPr>
        <w:t>管理员将集合中的</w:t>
      </w:r>
      <w:r w:rsidR="00AA4584">
        <w:rPr>
          <w:rFonts w:hint="eastAsia"/>
        </w:rPr>
        <w:t>虚拟机</w:t>
      </w:r>
      <w:r w:rsidR="00131259">
        <w:rPr>
          <w:rFonts w:hint="eastAsia"/>
        </w:rPr>
        <w:t>的</w:t>
      </w:r>
      <w:r w:rsidR="00AA4584">
        <w:rPr>
          <w:rFonts w:hint="eastAsia"/>
        </w:rPr>
        <w:t>迁移开销系数</w:t>
      </w:r>
      <w:r w:rsidR="006C7EEA">
        <w:rPr>
          <w:rFonts w:hint="eastAsia"/>
        </w:rPr>
        <w:t>设置得足够大是等效的</w:t>
      </w:r>
      <w:r w:rsidR="00AA4584">
        <w:rPr>
          <w:rFonts w:hint="eastAsia"/>
        </w:rPr>
        <w:t>。</w:t>
      </w:r>
      <w:r w:rsidR="005D4F10">
        <w:rPr>
          <w:rFonts w:hint="eastAsia"/>
        </w:rPr>
        <w:t>但单独设置这项功能可以</w:t>
      </w:r>
      <w:r w:rsidR="006C7EEA">
        <w:rPr>
          <w:rFonts w:hint="eastAsia"/>
        </w:rPr>
        <w:t>使</w:t>
      </w:r>
      <w:r w:rsidR="005C470B">
        <w:rPr>
          <w:rFonts w:hint="eastAsia"/>
        </w:rPr>
        <w:t>OpenStack</w:t>
      </w:r>
      <w:r w:rsidR="006C7EEA">
        <w:rPr>
          <w:rFonts w:hint="eastAsia"/>
        </w:rPr>
        <w:t>管理员能够</w:t>
      </w:r>
      <w:r w:rsidR="005C470B">
        <w:rPr>
          <w:rFonts w:hint="eastAsia"/>
        </w:rPr>
        <w:t>在一些普遍出现的场景中更便捷地调用实现的虚拟机放置策略。</w:t>
      </w:r>
    </w:p>
    <w:p w14:paraId="07D2F417" w14:textId="77777777" w:rsidR="00C93118" w:rsidRDefault="00C93118" w:rsidP="00EB5883">
      <w:pPr>
        <w:jc w:val="left"/>
      </w:pPr>
    </w:p>
    <w:p w14:paraId="42EADD76" w14:textId="41D33C9A" w:rsidR="00C93118" w:rsidRDefault="00C93118" w:rsidP="00EB5883">
      <w:pPr>
        <w:jc w:val="left"/>
      </w:pPr>
      <w:r>
        <w:rPr>
          <w:rFonts w:hint="eastAsia"/>
        </w:rPr>
        <w:t xml:space="preserve">5 </w:t>
      </w:r>
      <w:r w:rsidR="00870507">
        <w:rPr>
          <w:rFonts w:hint="eastAsia"/>
        </w:rPr>
        <w:t>从机架中选取目标</w:t>
      </w:r>
      <w:r>
        <w:rPr>
          <w:rFonts w:hint="eastAsia"/>
        </w:rPr>
        <w:t>服务器</w:t>
      </w:r>
    </w:p>
    <w:p w14:paraId="5D59FC02" w14:textId="0B2C0AE9" w:rsidR="00AF5B3C" w:rsidRDefault="00AF5B3C" w:rsidP="00B236D0">
      <w:r>
        <w:tab/>
        <w:t>VMP</w:t>
      </w:r>
      <w:r>
        <w:rPr>
          <w:rFonts w:hint="eastAsia"/>
        </w:rPr>
        <w:t>问题求解的</w:t>
      </w:r>
      <w:r w:rsidR="008D0458">
        <w:rPr>
          <w:rFonts w:hint="eastAsia"/>
        </w:rPr>
        <w:t>结果是一系列</w:t>
      </w:r>
      <w:r w:rsidR="008D0458" w:rsidRPr="00025957">
        <w:rPr>
          <w:position w:val="-4"/>
        </w:rPr>
        <w:object w:dxaOrig="200" w:dyaOrig="200" w14:anchorId="3649AE6D">
          <v:shape id="_x0000_i1100" type="#_x0000_t75" style="width:10pt;height:10pt" o:ole="">
            <v:imagedata r:id="rId160" o:title=""/>
          </v:shape>
          <o:OLEObject Type="Embed" ProgID="Equation.DSMT4" ShapeID="_x0000_i1100" DrawAspect="Content" ObjectID="_1337010621" r:id="rId161"/>
        </w:object>
      </w:r>
      <w:r w:rsidR="008D0458">
        <w:rPr>
          <w:rFonts w:hint="eastAsia"/>
        </w:rPr>
        <w:t>变量表示新格局中每个虚拟机应当处于的机架。当某个虚拟机需要迁移到别的机架上时，我们需要一个调度算法来决定它应当被放置到哪台服务器上。</w:t>
      </w:r>
      <w:r w:rsidR="00B236D0">
        <w:rPr>
          <w:rFonts w:hint="eastAsia"/>
        </w:rPr>
        <w:t>我们借鉴了</w:t>
      </w:r>
      <w:r w:rsidR="00B236D0">
        <w:rPr>
          <w:rFonts w:hint="eastAsia"/>
        </w:rPr>
        <w:t>OpenStack</w:t>
      </w:r>
      <w:r w:rsidR="00B236D0">
        <w:rPr>
          <w:rFonts w:hint="eastAsia"/>
        </w:rPr>
        <w:t>默认的调度器</w:t>
      </w:r>
      <w:r w:rsidR="00B236D0" w:rsidRPr="00B236D0">
        <w:t>Filter Scheduler</w:t>
      </w:r>
      <w:r w:rsidR="00B236D0" w:rsidRPr="00C469D2">
        <w:rPr>
          <w:rFonts w:hint="eastAsia"/>
          <w:highlight w:val="cyan"/>
        </w:rPr>
        <w:t>引用到网页</w:t>
      </w:r>
      <w:r w:rsidR="00B236D0" w:rsidRPr="00C469D2">
        <w:rPr>
          <w:highlight w:val="cyan"/>
        </w:rPr>
        <w:t>sched</w:t>
      </w:r>
      <w:r w:rsidR="00C469D2" w:rsidRPr="00C469D2">
        <w:rPr>
          <w:highlight w:val="cyan"/>
        </w:rPr>
        <w:t>uling</w:t>
      </w:r>
      <w:r w:rsidR="00EB40BC">
        <w:rPr>
          <w:rFonts w:hint="eastAsia"/>
        </w:rPr>
        <w:t>采用的调度方式，用贪心法来选取虚拟机迁移的目标服务器。首先我们计算并获得机架中所有剩余资源（</w:t>
      </w:r>
      <w:r w:rsidR="00EB40BC">
        <w:t>cpu</w:t>
      </w:r>
      <w:r w:rsidR="00EB40BC">
        <w:rPr>
          <w:rFonts w:hint="eastAsia"/>
        </w:rPr>
        <w:t>数目，内存大小，硬盘空间大小）满足虚拟机需求的服务器，接着我们</w:t>
      </w:r>
      <w:r w:rsidR="00DE3E01">
        <w:rPr>
          <w:rFonts w:hint="eastAsia"/>
        </w:rPr>
        <w:t>选取某种剩余资源（默认为内存）的量最大的服务器，</w:t>
      </w:r>
      <w:r w:rsidR="006D014E">
        <w:rPr>
          <w:rFonts w:hint="eastAsia"/>
        </w:rPr>
        <w:t>作为虚拟机迁移的目标服务器</w:t>
      </w:r>
      <w:r w:rsidR="00DE3E01">
        <w:rPr>
          <w:rFonts w:hint="eastAsia"/>
        </w:rPr>
        <w:t>。</w:t>
      </w:r>
      <w:r w:rsidR="005259B2">
        <w:rPr>
          <w:rFonts w:hint="eastAsia"/>
        </w:rPr>
        <w:t>OpenStack</w:t>
      </w:r>
      <w:r w:rsidR="005259B2">
        <w:rPr>
          <w:rFonts w:hint="eastAsia"/>
        </w:rPr>
        <w:t>管理员可以自行设计从机架中选取服务器的方式并运用到我们实现的</w:t>
      </w:r>
      <w:r w:rsidR="005259B2">
        <w:rPr>
          <w:rFonts w:hint="eastAsia"/>
        </w:rPr>
        <w:t>OpenStack</w:t>
      </w:r>
      <w:r w:rsidR="005259B2">
        <w:rPr>
          <w:rFonts w:hint="eastAsia"/>
        </w:rPr>
        <w:t>虚拟机放置策略中。</w:t>
      </w:r>
    </w:p>
    <w:p w14:paraId="33AB3196" w14:textId="25F49E20" w:rsidR="00E81F5C" w:rsidRDefault="00E81F5C" w:rsidP="00B236D0">
      <w:r>
        <w:rPr>
          <w:rFonts w:hint="eastAsia"/>
        </w:rPr>
        <w:tab/>
      </w:r>
      <w:r>
        <w:rPr>
          <w:rFonts w:hint="eastAsia"/>
        </w:rPr>
        <w:t>需要注意的是，</w:t>
      </w:r>
      <w:r w:rsidR="00F624DA">
        <w:rPr>
          <w:rFonts w:hint="eastAsia"/>
        </w:rPr>
        <w:t>当</w:t>
      </w:r>
      <w:r w:rsidR="00F624DA">
        <w:t>VMP</w:t>
      </w:r>
      <w:r w:rsidR="00F624DA">
        <w:rPr>
          <w:rFonts w:hint="eastAsia"/>
        </w:rPr>
        <w:t>的求解</w:t>
      </w:r>
      <w:r>
        <w:rPr>
          <w:rFonts w:hint="eastAsia"/>
        </w:rPr>
        <w:t>确定了某台虚拟机</w:t>
      </w:r>
      <w:r w:rsidR="00F624DA" w:rsidRPr="00F624DA">
        <w:rPr>
          <w:position w:val="-4"/>
        </w:rPr>
        <w:object w:dxaOrig="180" w:dyaOrig="200" w14:anchorId="01E89A00">
          <v:shape id="_x0000_i1101" type="#_x0000_t75" style="width:9pt;height:10pt" o:ole="">
            <v:imagedata r:id="rId162" o:title=""/>
          </v:shape>
          <o:OLEObject Type="Embed" ProgID="Equation.DSMT4" ShapeID="_x0000_i1101" DrawAspect="Content" ObjectID="_1337010622" r:id="rId163"/>
        </w:object>
      </w:r>
      <w:r>
        <w:rPr>
          <w:rFonts w:hint="eastAsia"/>
        </w:rPr>
        <w:t>迁移的目标机架</w:t>
      </w:r>
      <w:r w:rsidR="00F624DA" w:rsidRPr="00025957">
        <w:rPr>
          <w:position w:val="-4"/>
        </w:rPr>
        <w:object w:dxaOrig="180" w:dyaOrig="200" w14:anchorId="5D1DCF54">
          <v:shape id="_x0000_i1102" type="#_x0000_t75" style="width:9pt;height:10pt" o:ole="">
            <v:imagedata r:id="rId164" o:title=""/>
          </v:shape>
          <o:OLEObject Type="Embed" ProgID="Equation.DSMT4" ShapeID="_x0000_i1102" DrawAspect="Content" ObjectID="_1337010623" r:id="rId165"/>
        </w:object>
      </w:r>
      <w:r>
        <w:rPr>
          <w:rFonts w:hint="eastAsia"/>
        </w:rPr>
        <w:t>后，</w:t>
      </w:r>
      <w:r w:rsidR="00F624DA">
        <w:rPr>
          <w:rFonts w:hint="eastAsia"/>
        </w:rPr>
        <w:t>在</w:t>
      </w:r>
      <w:r w:rsidR="00F624DA" w:rsidRPr="00025957">
        <w:rPr>
          <w:position w:val="-4"/>
        </w:rPr>
        <w:object w:dxaOrig="180" w:dyaOrig="200" w14:anchorId="74C8A448">
          <v:shape id="_x0000_i1103" type="#_x0000_t75" style="width:9pt;height:10pt" o:ole="">
            <v:imagedata r:id="rId166" o:title=""/>
          </v:shape>
          <o:OLEObject Type="Embed" ProgID="Equation.DSMT4" ShapeID="_x0000_i1103" DrawAspect="Content" ObjectID="_1337010624" r:id="rId167"/>
        </w:object>
      </w:r>
      <w:r w:rsidR="00F624DA">
        <w:rPr>
          <w:rFonts w:hint="eastAsia"/>
        </w:rPr>
        <w:t>上</w:t>
      </w:r>
      <w:r w:rsidR="002E6BFC">
        <w:rPr>
          <w:rFonts w:hint="eastAsia"/>
        </w:rPr>
        <w:t>可能不存在</w:t>
      </w:r>
      <w:r w:rsidR="00F624DA">
        <w:rPr>
          <w:rFonts w:hint="eastAsia"/>
        </w:rPr>
        <w:t>能够满足</w:t>
      </w:r>
      <w:r w:rsidR="00F624DA" w:rsidRPr="00025957">
        <w:rPr>
          <w:position w:val="-4"/>
        </w:rPr>
        <w:object w:dxaOrig="180" w:dyaOrig="200" w14:anchorId="762DED7D">
          <v:shape id="_x0000_i1104" type="#_x0000_t75" style="width:9pt;height:10pt" o:ole="">
            <v:imagedata r:id="rId168" o:title=""/>
          </v:shape>
          <o:OLEObject Type="Embed" ProgID="Equation.DSMT4" ShapeID="_x0000_i1104" DrawAspect="Content" ObjectID="_1337010625" r:id="rId169"/>
        </w:object>
      </w:r>
      <w:r>
        <w:rPr>
          <w:rFonts w:hint="eastAsia"/>
        </w:rPr>
        <w:t>资源需求的</w:t>
      </w:r>
      <w:r w:rsidR="00F624DA">
        <w:rPr>
          <w:rFonts w:hint="eastAsia"/>
        </w:rPr>
        <w:t>服务器。我们将在</w:t>
      </w:r>
      <w:r w:rsidR="00F624DA" w:rsidRPr="00F624DA">
        <w:rPr>
          <w:rFonts w:hint="eastAsia"/>
          <w:highlight w:val="cyan"/>
        </w:rPr>
        <w:t>【存在的问题】</w:t>
      </w:r>
      <w:r w:rsidR="00F624DA">
        <w:rPr>
          <w:rFonts w:hint="eastAsia"/>
        </w:rPr>
        <w:t>中讨论这一点。当这种情况发生时，我们将放弃对虚拟机</w:t>
      </w:r>
      <w:r w:rsidR="002E6BFC" w:rsidRPr="00025957">
        <w:rPr>
          <w:position w:val="-4"/>
        </w:rPr>
        <w:object w:dxaOrig="180" w:dyaOrig="200" w14:anchorId="76490F0D">
          <v:shape id="_x0000_i1105" type="#_x0000_t75" style="width:9pt;height:10pt" o:ole="">
            <v:imagedata r:id="rId170" o:title=""/>
          </v:shape>
          <o:OLEObject Type="Embed" ProgID="Equation.DSMT4" ShapeID="_x0000_i1105" DrawAspect="Content" ObjectID="_1337010626" r:id="rId171"/>
        </w:object>
      </w:r>
      <w:r w:rsidR="002E6BFC">
        <w:rPr>
          <w:rFonts w:hint="eastAsia"/>
        </w:rPr>
        <w:t>的迁移操作，使其留在原来的服务器上。</w:t>
      </w:r>
    </w:p>
    <w:p w14:paraId="4FEDFB5F" w14:textId="0C3B6347" w:rsidR="005259B2" w:rsidRDefault="00E81F5C" w:rsidP="00B236D0">
      <w:r>
        <w:rPr>
          <w:rFonts w:hint="eastAsia"/>
        </w:rPr>
        <w:tab/>
      </w:r>
      <w:r>
        <w:rPr>
          <w:rFonts w:hint="eastAsia"/>
        </w:rPr>
        <w:t>虚拟机的迁移将导致服务器可用资源的改变。设</w:t>
      </w:r>
      <w:r w:rsidR="00B25C9E">
        <w:rPr>
          <w:rFonts w:hint="eastAsia"/>
        </w:rPr>
        <w:t>有</w:t>
      </w:r>
      <w:r w:rsidR="00870507">
        <w:rPr>
          <w:rFonts w:hint="eastAsia"/>
        </w:rPr>
        <w:t>两个待迁移虚拟机</w:t>
      </w:r>
      <w:r w:rsidR="007505B7" w:rsidRPr="007505B7">
        <w:rPr>
          <w:position w:val="-12"/>
        </w:rPr>
        <w:object w:dxaOrig="260" w:dyaOrig="380" w14:anchorId="55B0C357">
          <v:shape id="_x0000_i1106" type="#_x0000_t75" style="width:13pt;height:19pt" o:ole="">
            <v:imagedata r:id="rId172" o:title=""/>
          </v:shape>
          <o:OLEObject Type="Embed" ProgID="Equation.DSMT4" ShapeID="_x0000_i1106" DrawAspect="Content" ObjectID="_1337010627" r:id="rId173"/>
        </w:object>
      </w:r>
      <w:r w:rsidR="00870507">
        <w:rPr>
          <w:rFonts w:hint="eastAsia"/>
        </w:rPr>
        <w:t>和</w:t>
      </w:r>
      <w:r w:rsidR="007505B7" w:rsidRPr="007505B7">
        <w:rPr>
          <w:position w:val="-12"/>
        </w:rPr>
        <w:object w:dxaOrig="240" w:dyaOrig="380" w14:anchorId="4F080312">
          <v:shape id="_x0000_i1107" type="#_x0000_t75" style="width:12pt;height:19pt" o:ole="">
            <v:imagedata r:id="rId174" o:title=""/>
          </v:shape>
          <o:OLEObject Type="Embed" ProgID="Equation.DSMT4" ShapeID="_x0000_i1107" DrawAspect="Content" ObjectID="_1337010628" r:id="rId175"/>
        </w:object>
      </w:r>
      <w:r w:rsidR="005018C1">
        <w:rPr>
          <w:rFonts w:hint="eastAsia"/>
        </w:rPr>
        <w:t>，</w:t>
      </w:r>
      <w:r w:rsidR="00B25C9E" w:rsidRPr="00B25C9E">
        <w:rPr>
          <w:position w:val="-12"/>
        </w:rPr>
        <w:object w:dxaOrig="240" w:dyaOrig="380" w14:anchorId="05577997">
          <v:shape id="_x0000_i1108" type="#_x0000_t75" style="width:12pt;height:19pt" o:ole="">
            <v:imagedata r:id="rId176" o:title=""/>
          </v:shape>
          <o:OLEObject Type="Embed" ProgID="Equation.DSMT4" ShapeID="_x0000_i1108" DrawAspect="Content" ObjectID="_1337010629" r:id="rId177"/>
        </w:object>
      </w:r>
      <w:r w:rsidR="00B25C9E">
        <w:rPr>
          <w:rFonts w:hint="eastAsia"/>
        </w:rPr>
        <w:t>的目标机架是</w:t>
      </w:r>
      <w:r w:rsidR="00B25C9E" w:rsidRPr="00B25C9E">
        <w:rPr>
          <w:position w:val="-12"/>
        </w:rPr>
        <w:object w:dxaOrig="260" w:dyaOrig="380" w14:anchorId="4ED341CA">
          <v:shape id="_x0000_i1109" type="#_x0000_t75" style="width:13pt;height:19pt" o:ole="">
            <v:imagedata r:id="rId178" o:title=""/>
          </v:shape>
          <o:OLEObject Type="Embed" ProgID="Equation.DSMT4" ShapeID="_x0000_i1109" DrawAspect="Content" ObjectID="_1337010630" r:id="rId179"/>
        </w:object>
      </w:r>
      <w:r w:rsidR="00B25C9E">
        <w:rPr>
          <w:rFonts w:hint="eastAsia"/>
        </w:rPr>
        <w:t>当前所处的机架</w:t>
      </w:r>
      <w:r w:rsidR="003653C3" w:rsidRPr="003653C3">
        <w:rPr>
          <w:position w:val="-12"/>
        </w:rPr>
        <w:object w:dxaOrig="220" w:dyaOrig="380" w14:anchorId="6FF88C3C">
          <v:shape id="_x0000_i1110" type="#_x0000_t75" style="width:11pt;height:19pt" o:ole="">
            <v:imagedata r:id="rId180" o:title=""/>
          </v:shape>
          <o:OLEObject Type="Embed" ProgID="Equation.DSMT4" ShapeID="_x0000_i1110" DrawAspect="Content" ObjectID="_1337010631" r:id="rId181"/>
        </w:object>
      </w:r>
      <w:r w:rsidR="00B86D2C">
        <w:rPr>
          <w:rFonts w:hint="eastAsia"/>
        </w:rPr>
        <w:t>。</w:t>
      </w:r>
      <w:r w:rsidR="00B86D2C" w:rsidRPr="006B3BB3">
        <w:rPr>
          <w:position w:val="-12"/>
        </w:rPr>
        <w:object w:dxaOrig="260" w:dyaOrig="380" w14:anchorId="2D830E28">
          <v:shape id="_x0000_i1111" type="#_x0000_t75" style="width:13pt;height:19pt" o:ole="">
            <v:imagedata r:id="rId182" o:title=""/>
          </v:shape>
          <o:OLEObject Type="Embed" ProgID="Equation.DSMT4" ShapeID="_x0000_i1111" DrawAspect="Content" ObjectID="_1337010632" r:id="rId183"/>
        </w:object>
      </w:r>
      <w:r w:rsidR="00B86D2C">
        <w:rPr>
          <w:rFonts w:hint="eastAsia"/>
        </w:rPr>
        <w:t>不迁移则</w:t>
      </w:r>
      <w:r w:rsidR="00B86D2C" w:rsidRPr="00B86D2C">
        <w:rPr>
          <w:position w:val="-12"/>
        </w:rPr>
        <w:object w:dxaOrig="240" w:dyaOrig="380" w14:anchorId="3E501AE1">
          <v:shape id="_x0000_i1112" type="#_x0000_t75" style="width:12pt;height:19pt" o:ole="">
            <v:imagedata r:id="rId184" o:title=""/>
          </v:shape>
          <o:OLEObject Type="Embed" ProgID="Equation.DSMT4" ShapeID="_x0000_i1112" DrawAspect="Content" ObjectID="_1337010633" r:id="rId185"/>
        </w:object>
      </w:r>
      <w:r w:rsidR="00B86D2C">
        <w:rPr>
          <w:rFonts w:hint="eastAsia"/>
        </w:rPr>
        <w:t>无法容纳</w:t>
      </w:r>
      <w:r w:rsidR="00B86D2C" w:rsidRPr="00B86D2C">
        <w:rPr>
          <w:position w:val="-12"/>
        </w:rPr>
        <w:object w:dxaOrig="240" w:dyaOrig="380" w14:anchorId="00EF5F9D">
          <v:shape id="_x0000_i1113" type="#_x0000_t75" style="width:12pt;height:19pt" o:ole="">
            <v:imagedata r:id="rId186" o:title=""/>
          </v:shape>
          <o:OLEObject Type="Embed" ProgID="Equation.DSMT4" ShapeID="_x0000_i1113" DrawAspect="Content" ObjectID="_1337010634" r:id="rId187"/>
        </w:object>
      </w:r>
      <w:r w:rsidR="00B86D2C">
        <w:rPr>
          <w:rFonts w:hint="eastAsia"/>
        </w:rPr>
        <w:t>，</w:t>
      </w:r>
      <w:r w:rsidR="00B86D2C" w:rsidRPr="006B3BB3">
        <w:rPr>
          <w:position w:val="-12"/>
        </w:rPr>
        <w:object w:dxaOrig="240" w:dyaOrig="380" w14:anchorId="17C2CE14">
          <v:shape id="_x0000_i1114" type="#_x0000_t75" style="width:12pt;height:19pt" o:ole="">
            <v:imagedata r:id="rId188" o:title=""/>
          </v:shape>
          <o:OLEObject Type="Embed" ProgID="Equation.DSMT4" ShapeID="_x0000_i1114" DrawAspect="Content" ObjectID="_1337010635" r:id="rId189"/>
        </w:object>
      </w:r>
      <w:r w:rsidR="00B86D2C">
        <w:rPr>
          <w:rFonts w:hint="eastAsia"/>
        </w:rPr>
        <w:t>将被迁移到的</w:t>
      </w:r>
      <w:r w:rsidR="00B86D2C" w:rsidRPr="006B3BB3">
        <w:rPr>
          <w:position w:val="-12"/>
        </w:rPr>
        <w:object w:dxaOrig="220" w:dyaOrig="380" w14:anchorId="27689BED">
          <v:shape id="_x0000_i1115" type="#_x0000_t75" style="width:11pt;height:19pt" o:ole="">
            <v:imagedata r:id="rId190" o:title=""/>
          </v:shape>
          <o:OLEObject Type="Embed" ProgID="Equation.DSMT4" ShapeID="_x0000_i1115" DrawAspect="Content" ObjectID="_1337010636" r:id="rId191"/>
        </w:object>
      </w:r>
      <w:r w:rsidR="00B86D2C">
        <w:rPr>
          <w:rFonts w:hint="eastAsia"/>
        </w:rPr>
        <w:t>中非</w:t>
      </w:r>
      <w:r w:rsidR="00B86D2C" w:rsidRPr="00B86D2C">
        <w:rPr>
          <w:position w:val="-12"/>
        </w:rPr>
        <w:object w:dxaOrig="240" w:dyaOrig="380" w14:anchorId="63418F50">
          <v:shape id="_x0000_i1116" type="#_x0000_t75" style="width:12pt;height:19pt" o:ole="">
            <v:imagedata r:id="rId192" o:title=""/>
          </v:shape>
          <o:OLEObject Type="Embed" ProgID="Equation.DSMT4" ShapeID="_x0000_i1116" DrawAspect="Content" ObjectID="_1337010637" r:id="rId193"/>
        </w:object>
      </w:r>
      <w:r w:rsidR="00B86D2C">
        <w:rPr>
          <w:rFonts w:hint="eastAsia"/>
        </w:rPr>
        <w:t>的服务器上。然而</w:t>
      </w:r>
      <w:r w:rsidR="00B86D2C" w:rsidRPr="00B86D2C">
        <w:rPr>
          <w:position w:val="-12"/>
        </w:rPr>
        <w:object w:dxaOrig="260" w:dyaOrig="380" w14:anchorId="3A2D9799">
          <v:shape id="_x0000_i1117" type="#_x0000_t75" style="width:13pt;height:19pt" o:ole="">
            <v:imagedata r:id="rId194" o:title=""/>
          </v:shape>
          <o:OLEObject Type="Embed" ProgID="Equation.DSMT4" ShapeID="_x0000_i1117" DrawAspect="Content" ObjectID="_1337010638" r:id="rId195"/>
        </w:object>
      </w:r>
      <w:r w:rsidR="00B86D2C">
        <w:rPr>
          <w:rFonts w:hint="eastAsia"/>
        </w:rPr>
        <w:t>的迁移使</w:t>
      </w:r>
      <w:r w:rsidR="00B25C9E" w:rsidRPr="00B25C9E">
        <w:rPr>
          <w:position w:val="-12"/>
        </w:rPr>
        <w:object w:dxaOrig="240" w:dyaOrig="380" w14:anchorId="0FE19154">
          <v:shape id="_x0000_i1118" type="#_x0000_t75" style="width:12pt;height:19pt" o:ole="">
            <v:imagedata r:id="rId196" o:title=""/>
          </v:shape>
          <o:OLEObject Type="Embed" ProgID="Equation.DSMT4" ShapeID="_x0000_i1118" DrawAspect="Content" ObjectID="_1337010639" r:id="rId197"/>
        </w:object>
      </w:r>
      <w:r>
        <w:rPr>
          <w:rFonts w:hint="eastAsia"/>
        </w:rPr>
        <w:t>的可用资源</w:t>
      </w:r>
      <w:r w:rsidR="00B86D2C">
        <w:rPr>
          <w:rFonts w:hint="eastAsia"/>
        </w:rPr>
        <w:t>增加，从而使得</w:t>
      </w:r>
      <w:r w:rsidR="00B86D2C" w:rsidRPr="006B3BB3">
        <w:rPr>
          <w:position w:val="-12"/>
        </w:rPr>
        <w:object w:dxaOrig="240" w:dyaOrig="380" w14:anchorId="64FC7AF7">
          <v:shape id="_x0000_i1119" type="#_x0000_t75" style="width:12pt;height:19pt" o:ole="">
            <v:imagedata r:id="rId198" o:title=""/>
          </v:shape>
          <o:OLEObject Type="Embed" ProgID="Equation.DSMT4" ShapeID="_x0000_i1119" DrawAspect="Content" ObjectID="_1337010640" r:id="rId199"/>
        </w:object>
      </w:r>
      <w:r w:rsidR="00B86D2C">
        <w:rPr>
          <w:rFonts w:hint="eastAsia"/>
        </w:rPr>
        <w:t>可以容纳</w:t>
      </w:r>
      <w:r w:rsidR="00B86D2C" w:rsidRPr="006B3BB3">
        <w:rPr>
          <w:position w:val="-12"/>
        </w:rPr>
        <w:object w:dxaOrig="240" w:dyaOrig="380" w14:anchorId="45063CC2">
          <v:shape id="_x0000_i1120" type="#_x0000_t75" style="width:12pt;height:19pt" o:ole="">
            <v:imagedata r:id="rId200" o:title=""/>
          </v:shape>
          <o:OLEObject Type="Embed" ProgID="Equation.DSMT4" ShapeID="_x0000_i1120" DrawAspect="Content" ObjectID="_1337010641" r:id="rId201"/>
        </w:object>
      </w:r>
      <w:r>
        <w:rPr>
          <w:rFonts w:hint="eastAsia"/>
        </w:rPr>
        <w:t>。</w:t>
      </w:r>
      <w:r w:rsidR="0064513F">
        <w:rPr>
          <w:rFonts w:hint="eastAsia"/>
        </w:rPr>
        <w:t>如果我们</w:t>
      </w:r>
      <w:r w:rsidR="00B86D2C">
        <w:rPr>
          <w:rFonts w:hint="eastAsia"/>
        </w:rPr>
        <w:t>选择目标服务器</w:t>
      </w:r>
      <w:r w:rsidR="0064513F">
        <w:rPr>
          <w:rFonts w:hint="eastAsia"/>
        </w:rPr>
        <w:t>的算法</w:t>
      </w:r>
      <w:r w:rsidR="00B86D2C">
        <w:rPr>
          <w:rFonts w:hint="eastAsia"/>
        </w:rPr>
        <w:t>对迁移的次序有所假定，并根据迁移的次序将</w:t>
      </w:r>
      <w:r w:rsidR="0064513F">
        <w:rPr>
          <w:rFonts w:hint="eastAsia"/>
        </w:rPr>
        <w:t>资源的改变量也考虑在内，则可能做出将虚拟机</w:t>
      </w:r>
      <w:r w:rsidR="0064513F" w:rsidRPr="0064513F">
        <w:rPr>
          <w:position w:val="-12"/>
        </w:rPr>
        <w:object w:dxaOrig="240" w:dyaOrig="380" w14:anchorId="48D34ADD">
          <v:shape id="_x0000_i1121" type="#_x0000_t75" style="width:12pt;height:19pt" o:ole="">
            <v:imagedata r:id="rId202" o:title=""/>
          </v:shape>
          <o:OLEObject Type="Embed" ProgID="Equation.DSMT4" ShapeID="_x0000_i1121" DrawAspect="Content" ObjectID="_1337010642" r:id="rId203"/>
        </w:object>
      </w:r>
      <w:r w:rsidR="0064513F">
        <w:rPr>
          <w:rFonts w:hint="eastAsia"/>
        </w:rPr>
        <w:t>迁移到</w:t>
      </w:r>
      <w:r w:rsidR="006B3BB3" w:rsidRPr="006B3BB3">
        <w:rPr>
          <w:position w:val="-12"/>
        </w:rPr>
        <w:object w:dxaOrig="240" w:dyaOrig="380" w14:anchorId="22E9DAF4">
          <v:shape id="_x0000_i1122" type="#_x0000_t75" style="width:12pt;height:19pt" o:ole="">
            <v:imagedata r:id="rId204" o:title=""/>
          </v:shape>
          <o:OLEObject Type="Embed" ProgID="Equation.DSMT4" ShapeID="_x0000_i1122" DrawAspect="Content" ObjectID="_1337010643" r:id="rId205"/>
        </w:object>
      </w:r>
      <w:r w:rsidR="0064513F">
        <w:rPr>
          <w:rFonts w:hint="eastAsia"/>
        </w:rPr>
        <w:t>的决策。</w:t>
      </w:r>
      <w:r w:rsidR="00E3302E">
        <w:rPr>
          <w:rFonts w:hint="eastAsia"/>
        </w:rPr>
        <w:t>这样的算法似乎能获得更优的解，然而却存在着隐患。首先</w:t>
      </w:r>
      <w:r w:rsidR="00E3302E">
        <w:rPr>
          <w:rFonts w:hint="eastAsia"/>
        </w:rPr>
        <w:t>OpenStack</w:t>
      </w:r>
      <w:r w:rsidR="00E3302E">
        <w:rPr>
          <w:rFonts w:hint="eastAsia"/>
        </w:rPr>
        <w:t>无法保证对虚拟机实际的迁移按照给定的次序进行</w:t>
      </w:r>
      <w:r w:rsidR="00E3302E" w:rsidRPr="00E3302E">
        <w:rPr>
          <w:rFonts w:hint="eastAsia"/>
          <w:highlight w:val="cyan"/>
        </w:rPr>
        <w:t>引用到第</w:t>
      </w:r>
      <w:r w:rsidR="00E3302E" w:rsidRPr="00E3302E">
        <w:rPr>
          <w:rFonts w:hint="eastAsia"/>
          <w:highlight w:val="cyan"/>
        </w:rPr>
        <w:t>6</w:t>
      </w:r>
      <w:r w:rsidR="00E3302E" w:rsidRPr="00E3302E">
        <w:rPr>
          <w:rFonts w:hint="eastAsia"/>
          <w:highlight w:val="cyan"/>
        </w:rPr>
        <w:t>节</w:t>
      </w:r>
      <w:r w:rsidR="00E3302E">
        <w:rPr>
          <w:rFonts w:hint="eastAsia"/>
        </w:rPr>
        <w:t>，其次即使虚拟机迁移的次序是可以指定的，在真实的计算集群中，可能会有各种不可控的工程因素使得对某个虚拟机的迁移失败。根据上述的算法，在某些情形下</w:t>
      </w:r>
      <w:r w:rsidR="00DC0E3C">
        <w:rPr>
          <w:rFonts w:hint="eastAsia"/>
        </w:rPr>
        <w:t>一个虚拟机迁移的失败可能会导致其后一系列虚拟机的迁移都无法成功</w:t>
      </w:r>
      <w:r w:rsidR="00714CD5">
        <w:rPr>
          <w:rFonts w:hint="eastAsia"/>
        </w:rPr>
        <w:t>，</w:t>
      </w:r>
      <w:r w:rsidR="00714CD5" w:rsidRPr="00714CD5">
        <w:rPr>
          <w:rFonts w:hint="eastAsia"/>
          <w:highlight w:val="cyan"/>
        </w:rPr>
        <w:t>如图所示</w:t>
      </w:r>
      <w:r w:rsidR="00714CD5">
        <w:rPr>
          <w:rFonts w:hint="eastAsia"/>
        </w:rPr>
        <w:t>。</w:t>
      </w:r>
    </w:p>
    <w:p w14:paraId="72F40C65" w14:textId="1827F1E1" w:rsidR="000E7890" w:rsidRDefault="00DC0E3C" w:rsidP="00B236D0">
      <w:r>
        <w:rPr>
          <w:noProof/>
        </w:rPr>
        <w:drawing>
          <wp:anchor distT="0" distB="0" distL="114300" distR="114300" simplePos="0" relativeHeight="251661312" behindDoc="0" locked="0" layoutInCell="1" allowOverlap="1" wp14:anchorId="3A51BBA0" wp14:editId="0494F12B">
            <wp:simplePos x="0" y="0"/>
            <wp:positionH relativeFrom="margin">
              <wp:align>center</wp:align>
            </wp:positionH>
            <wp:positionV relativeFrom="paragraph">
              <wp:posOffset>0</wp:posOffset>
            </wp:positionV>
            <wp:extent cx="3655695" cy="1832610"/>
            <wp:effectExtent l="0" t="0" r="1905" b="0"/>
            <wp:wrapTopAndBottom/>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655695" cy="1832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B38B7">
        <w:rPr>
          <w:rFonts w:hint="eastAsia"/>
        </w:rPr>
        <w:tab/>
      </w:r>
      <w:r w:rsidR="00FB0EA5">
        <w:rPr>
          <w:rFonts w:hint="eastAsia"/>
        </w:rPr>
        <w:t>因此我们设计的算法</w:t>
      </w:r>
      <w:r w:rsidR="005B38B7">
        <w:rPr>
          <w:rFonts w:hint="eastAsia"/>
        </w:rPr>
        <w:t>不对虚拟机迁移的次序做任何假定，计算任何一个虚拟机的目标服务器时，我们都假设其他所有的虚拟机都各就各位没有移动。</w:t>
      </w:r>
      <w:r w:rsidR="00FB0EA5">
        <w:rPr>
          <w:rFonts w:hint="eastAsia"/>
        </w:rPr>
        <w:t>这种分配目标服务器的</w:t>
      </w:r>
      <w:r w:rsidR="005B38B7">
        <w:rPr>
          <w:rFonts w:hint="eastAsia"/>
        </w:rPr>
        <w:t>方式</w:t>
      </w:r>
      <w:r w:rsidR="00FB0EA5">
        <w:rPr>
          <w:rFonts w:hint="eastAsia"/>
        </w:rPr>
        <w:t>虽然</w:t>
      </w:r>
      <w:r w:rsidR="00646D32">
        <w:rPr>
          <w:rFonts w:hint="eastAsia"/>
        </w:rPr>
        <w:t>比较保守，但可以在一定程度上提高虚拟机迁移的成功率</w:t>
      </w:r>
      <w:r w:rsidR="00FB0EA5">
        <w:rPr>
          <w:rFonts w:hint="eastAsia"/>
        </w:rPr>
        <w:t>，同时也简化了对死锁问题</w:t>
      </w:r>
      <w:r w:rsidR="00FB0EA5" w:rsidRPr="00B97257">
        <w:rPr>
          <w:rFonts w:hint="eastAsia"/>
          <w:highlight w:val="cyan"/>
        </w:rPr>
        <w:t>引用第</w:t>
      </w:r>
      <w:r w:rsidR="00E97F4E">
        <w:rPr>
          <w:rFonts w:hint="eastAsia"/>
          <w:highlight w:val="cyan"/>
        </w:rPr>
        <w:t>7</w:t>
      </w:r>
      <w:r w:rsidR="00FB0EA5" w:rsidRPr="00B97257">
        <w:rPr>
          <w:rFonts w:hint="eastAsia"/>
          <w:highlight w:val="cyan"/>
        </w:rPr>
        <w:t>节</w:t>
      </w:r>
      <w:r w:rsidR="007025A5">
        <w:rPr>
          <w:rFonts w:hint="eastAsia"/>
        </w:rPr>
        <w:t>的处理</w:t>
      </w:r>
      <w:r w:rsidR="00646D32">
        <w:rPr>
          <w:rFonts w:hint="eastAsia"/>
        </w:rPr>
        <w:t>。</w:t>
      </w:r>
    </w:p>
    <w:p w14:paraId="7C5B480A" w14:textId="19F4EDEB" w:rsidR="00C93118" w:rsidRDefault="00C93118" w:rsidP="00EB5883">
      <w:pPr>
        <w:jc w:val="left"/>
      </w:pPr>
    </w:p>
    <w:p w14:paraId="54E79075" w14:textId="2D98F6C9" w:rsidR="00C93118" w:rsidRDefault="00C93118" w:rsidP="00EB5883">
      <w:pPr>
        <w:jc w:val="left"/>
      </w:pPr>
      <w:r>
        <w:rPr>
          <w:rFonts w:hint="eastAsia"/>
        </w:rPr>
        <w:t xml:space="preserve">6 </w:t>
      </w:r>
      <w:r>
        <w:rPr>
          <w:rFonts w:hint="eastAsia"/>
        </w:rPr>
        <w:t>迁移操作的次序</w:t>
      </w:r>
    </w:p>
    <w:p w14:paraId="15672498" w14:textId="2D906964" w:rsidR="00AD004F" w:rsidRDefault="00BD3165" w:rsidP="00EB5883">
      <w:pPr>
        <w:jc w:val="left"/>
      </w:pPr>
      <w:r>
        <w:tab/>
        <w:t>OpenStack</w:t>
      </w:r>
      <w:r w:rsidR="005D30AF">
        <w:rPr>
          <w:rFonts w:hint="eastAsia"/>
        </w:rPr>
        <w:t>异步地处理管理员迁移虚拟机的请求，同时</w:t>
      </w:r>
      <w:r w:rsidR="005D30AF">
        <w:rPr>
          <w:rFonts w:hint="eastAsia"/>
        </w:rPr>
        <w:t>OpenStack</w:t>
      </w:r>
      <w:r w:rsidR="005D30AF">
        <w:rPr>
          <w:rFonts w:hint="eastAsia"/>
        </w:rPr>
        <w:t>也可能同时进行多个虚拟机的迁移操作，</w:t>
      </w:r>
      <w:r w:rsidR="00E97F4E">
        <w:rPr>
          <w:rFonts w:hint="eastAsia"/>
        </w:rPr>
        <w:t>所以</w:t>
      </w:r>
      <w:r w:rsidR="005D30AF">
        <w:rPr>
          <w:rFonts w:hint="eastAsia"/>
        </w:rPr>
        <w:t>我们无法对虚拟机迁移操作完成的</w:t>
      </w:r>
      <w:r w:rsidR="00E97F4E">
        <w:rPr>
          <w:rFonts w:hint="eastAsia"/>
        </w:rPr>
        <w:t>次序作任何假定。因此</w:t>
      </w:r>
      <w:r w:rsidR="00A63E47">
        <w:rPr>
          <w:rFonts w:hint="eastAsia"/>
        </w:rPr>
        <w:t>我们设计的虚拟机放置策略没有必要输出一个有先后次序的虚拟机迁移操作的序列，而只需要输出一个虚拟机迁移操作的集合</w:t>
      </w:r>
      <w:r w:rsidR="00A63E47" w:rsidRPr="00A63E47">
        <w:rPr>
          <w:rFonts w:hint="eastAsia"/>
          <w:highlight w:val="cyan"/>
        </w:rPr>
        <w:t>引用到【编程实现】部分</w:t>
      </w:r>
      <w:r w:rsidR="00A63E47">
        <w:rPr>
          <w:rFonts w:hint="eastAsia"/>
        </w:rPr>
        <w:t>。</w:t>
      </w:r>
    </w:p>
    <w:p w14:paraId="501009A3" w14:textId="7ED9102F" w:rsidR="00C93118" w:rsidRDefault="00C93118" w:rsidP="00EB5883">
      <w:pPr>
        <w:jc w:val="left"/>
      </w:pPr>
    </w:p>
    <w:p w14:paraId="124E962C" w14:textId="4D105804" w:rsidR="00C93118" w:rsidRDefault="00C93118" w:rsidP="00EB5883">
      <w:pPr>
        <w:jc w:val="left"/>
      </w:pPr>
      <w:r>
        <w:rPr>
          <w:rFonts w:hint="eastAsia"/>
        </w:rPr>
        <w:t xml:space="preserve">7 </w:t>
      </w:r>
      <w:r>
        <w:rPr>
          <w:rFonts w:hint="eastAsia"/>
        </w:rPr>
        <w:t>死锁问题</w:t>
      </w:r>
    </w:p>
    <w:p w14:paraId="548CE793" w14:textId="42EDF17F" w:rsidR="00C93118" w:rsidRDefault="004D4301" w:rsidP="003C5220">
      <w:pPr>
        <w:ind w:firstLine="420"/>
        <w:jc w:val="left"/>
      </w:pPr>
      <w:r>
        <w:rPr>
          <w:rFonts w:hint="eastAsia"/>
        </w:rPr>
        <w:t>服务器资源的有限性使得多个虚拟机迁移的操作彼此</w:t>
      </w:r>
      <w:r w:rsidR="00820BFF">
        <w:rPr>
          <w:rFonts w:hint="eastAsia"/>
        </w:rPr>
        <w:t>之间可能存在冲突，从而造成死锁状态</w:t>
      </w:r>
      <w:r w:rsidR="007025A5" w:rsidRPr="007025A5">
        <w:rPr>
          <w:rFonts w:hint="eastAsia"/>
          <w:highlight w:val="cyan"/>
        </w:rPr>
        <w:t>引用死锁示意图</w:t>
      </w:r>
      <w:r w:rsidR="007025A5">
        <w:rPr>
          <w:rFonts w:hint="eastAsia"/>
        </w:rPr>
        <w:t>。我们采用</w:t>
      </w:r>
      <w:r w:rsidR="007025A5" w:rsidRPr="007025A5">
        <w:rPr>
          <w:rFonts w:hint="eastAsia"/>
          <w:highlight w:val="cyan"/>
        </w:rPr>
        <w:t>引用第五节</w:t>
      </w:r>
      <w:r w:rsidR="007025A5">
        <w:rPr>
          <w:rFonts w:hint="eastAsia"/>
        </w:rPr>
        <w:t>中介绍的算法并不能解决解除死锁，我们的解决方式</w:t>
      </w:r>
      <w:r w:rsidR="00A05B82">
        <w:rPr>
          <w:rFonts w:hint="eastAsia"/>
        </w:rPr>
        <w:t>仅仅</w:t>
      </w:r>
      <w:r w:rsidR="007025A5">
        <w:rPr>
          <w:rFonts w:hint="eastAsia"/>
        </w:rPr>
        <w:t>是</w:t>
      </w:r>
      <w:r w:rsidR="00A05B82">
        <w:rPr>
          <w:rFonts w:hint="eastAsia"/>
        </w:rPr>
        <w:t>放弃部分迁移操作，让那些处于死锁状态的虚拟机留在原处。</w:t>
      </w:r>
      <w:r w:rsidR="00F8752C">
        <w:rPr>
          <w:rFonts w:hint="eastAsia"/>
        </w:rPr>
        <w:t>我们不采用一些运筹学算法来处理死锁</w:t>
      </w:r>
      <w:r w:rsidR="00640CC1">
        <w:rPr>
          <w:rFonts w:hint="eastAsia"/>
        </w:rPr>
        <w:t>，</w:t>
      </w:r>
      <w:r w:rsidR="00F8752C">
        <w:rPr>
          <w:rFonts w:hint="eastAsia"/>
        </w:rPr>
        <w:t>一方面是为了避免把算法复杂化，另一方面也是为了避免解除死锁不得不引入的额外的迁移操作，</w:t>
      </w:r>
      <w:r w:rsidR="00640CC1">
        <w:rPr>
          <w:rFonts w:hint="eastAsia"/>
        </w:rPr>
        <w:t>从而</w:t>
      </w:r>
      <w:r w:rsidR="00F8752C">
        <w:rPr>
          <w:rFonts w:hint="eastAsia"/>
        </w:rPr>
        <w:t>减小迁移操作带来的开销。解决死锁问题不是本文关注的重点，当然</w:t>
      </w:r>
      <w:r w:rsidR="00F8752C">
        <w:rPr>
          <w:rFonts w:hint="eastAsia"/>
        </w:rPr>
        <w:t>OpenStack</w:t>
      </w:r>
      <w:r w:rsidR="00104F05">
        <w:rPr>
          <w:rFonts w:hint="eastAsia"/>
        </w:rPr>
        <w:t>管理员可以使用自己设计的</w:t>
      </w:r>
      <w:r w:rsidR="00F8752C">
        <w:rPr>
          <w:rFonts w:hint="eastAsia"/>
        </w:rPr>
        <w:t>从机架中选取服务器的方式</w:t>
      </w:r>
      <w:r w:rsidR="00104F05">
        <w:rPr>
          <w:rFonts w:hint="eastAsia"/>
        </w:rPr>
        <w:t>，并在其中加入</w:t>
      </w:r>
      <w:r w:rsidR="007D18BE">
        <w:rPr>
          <w:rFonts w:hint="eastAsia"/>
        </w:rPr>
        <w:t>解决死锁问题</w:t>
      </w:r>
      <w:r w:rsidR="00F8752C">
        <w:rPr>
          <w:rFonts w:hint="eastAsia"/>
        </w:rPr>
        <w:t>的策略。</w:t>
      </w:r>
    </w:p>
    <w:p w14:paraId="3340D1AA" w14:textId="14ECC4B7" w:rsidR="0081368F" w:rsidRDefault="003C5220" w:rsidP="00EB5883">
      <w:pPr>
        <w:jc w:val="left"/>
      </w:pPr>
      <w:r>
        <w:rPr>
          <w:noProof/>
        </w:rPr>
        <w:drawing>
          <wp:anchor distT="0" distB="0" distL="114300" distR="114300" simplePos="0" relativeHeight="251662336" behindDoc="0" locked="0" layoutInCell="1" allowOverlap="1" wp14:anchorId="561BD547" wp14:editId="0693192D">
            <wp:simplePos x="0" y="0"/>
            <wp:positionH relativeFrom="margin">
              <wp:align>center</wp:align>
            </wp:positionH>
            <wp:positionV relativeFrom="paragraph">
              <wp:posOffset>246380</wp:posOffset>
            </wp:positionV>
            <wp:extent cx="3155950" cy="2277110"/>
            <wp:effectExtent l="0" t="0" r="0" b="8890"/>
            <wp:wrapTopAndBottom/>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155950" cy="227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4C8B5C" w14:textId="77777777" w:rsidR="006042C0" w:rsidRDefault="006042C0" w:rsidP="00EB5883">
      <w:pPr>
        <w:jc w:val="left"/>
      </w:pPr>
    </w:p>
    <w:p w14:paraId="1C8B0BB6" w14:textId="3ADBFE61" w:rsidR="006042C0" w:rsidRDefault="00FD2784" w:rsidP="00EB5883">
      <w:pPr>
        <w:jc w:val="left"/>
      </w:pPr>
      <w:r>
        <w:t xml:space="preserve">8 </w:t>
      </w:r>
      <w:r>
        <w:rPr>
          <w:rFonts w:hint="eastAsia"/>
        </w:rPr>
        <w:t>控制算法的稳定性</w:t>
      </w:r>
    </w:p>
    <w:p w14:paraId="24BAA70E" w14:textId="7F4C0109" w:rsidR="00FD2784" w:rsidRDefault="00FD2784" w:rsidP="00EB5883">
      <w:pPr>
        <w:jc w:val="left"/>
      </w:pPr>
      <w:r>
        <w:rPr>
          <w:rFonts w:hint="eastAsia"/>
        </w:rPr>
        <w:tab/>
      </w:r>
      <w:r w:rsidR="002337A1">
        <w:rPr>
          <w:rFonts w:hint="eastAsia"/>
        </w:rPr>
        <w:t>在个链路上网络流量分布已较均匀（网络拥塞已消除）的情况下，</w:t>
      </w:r>
      <w:r w:rsidR="00126096">
        <w:rPr>
          <w:rFonts w:hint="eastAsia"/>
        </w:rPr>
        <w:t>调度</w:t>
      </w:r>
      <w:r w:rsidR="002337A1">
        <w:rPr>
          <w:rFonts w:hint="eastAsia"/>
        </w:rPr>
        <w:t>算法仍有可能做出进行一系列迁移操作的决策</w:t>
      </w:r>
      <w:r w:rsidR="00126096">
        <w:rPr>
          <w:rFonts w:hint="eastAsia"/>
        </w:rPr>
        <w:t>，以进一步降低最繁忙链路上的网络流量。但此时这样的决策对网络流量的优化效果已经非常微弱，意义不大。为了提升调度算法的稳定性，减少不必要的迁移操作，我们在算法中设计一个常数阈值</w:t>
      </w:r>
      <w:r w:rsidR="00126096" w:rsidRPr="00025957">
        <w:rPr>
          <w:position w:val="-4"/>
        </w:rPr>
        <w:object w:dxaOrig="180" w:dyaOrig="200" w14:anchorId="315283AF">
          <v:shape id="_x0000_i1123" type="#_x0000_t75" style="width:9pt;height:10pt" o:ole="">
            <v:imagedata r:id="rId208" o:title=""/>
          </v:shape>
          <o:OLEObject Type="Embed" ProgID="Equation.DSMT4" ShapeID="_x0000_i1123" DrawAspect="Content" ObjectID="_1337010644" r:id="rId209"/>
        </w:object>
      </w:r>
      <w:r w:rsidR="00126096">
        <w:rPr>
          <w:rFonts w:hint="eastAsia"/>
        </w:rPr>
        <w:t>。在将迁移操作集合返回给</w:t>
      </w:r>
      <w:r w:rsidR="00126096">
        <w:t>OpenStack</w:t>
      </w:r>
      <w:r w:rsidR="00126096">
        <w:rPr>
          <w:rFonts w:hint="eastAsia"/>
        </w:rPr>
        <w:t>前，调度算法将预计算执行这些迁移操作后新的最繁忙链路上的网络流量值。如果这个值相比于原先的减小比例小于</w:t>
      </w:r>
      <w:r w:rsidR="00126096" w:rsidRPr="00025957">
        <w:rPr>
          <w:position w:val="-4"/>
        </w:rPr>
        <w:object w:dxaOrig="180" w:dyaOrig="200" w14:anchorId="5E47EF45">
          <v:shape id="_x0000_i1124" type="#_x0000_t75" style="width:9pt;height:10pt" o:ole="">
            <v:imagedata r:id="rId210" o:title=""/>
          </v:shape>
          <o:OLEObject Type="Embed" ProgID="Equation.DSMT4" ShapeID="_x0000_i1124" DrawAspect="Content" ObjectID="_1337010645" r:id="rId211"/>
        </w:object>
      </w:r>
      <w:r w:rsidR="00126096">
        <w:rPr>
          <w:rFonts w:hint="eastAsia"/>
        </w:rPr>
        <w:t>，那么调度算法认为当前各链路上网络流量的分布已相对较平均，计算出的新的虚拟机放置策略对网络流量情况的改观已不显著，因而</w:t>
      </w:r>
      <w:r w:rsidR="00D35F6B">
        <w:rPr>
          <w:rFonts w:hint="eastAsia"/>
        </w:rPr>
        <w:t>向</w:t>
      </w:r>
      <w:r w:rsidR="00D35F6B">
        <w:rPr>
          <w:rFonts w:hint="eastAsia"/>
        </w:rPr>
        <w:t>OpenStack</w:t>
      </w:r>
      <w:r w:rsidR="00126096">
        <w:rPr>
          <w:rFonts w:hint="eastAsia"/>
        </w:rPr>
        <w:t>返回空集</w:t>
      </w:r>
      <w:r w:rsidR="00190B8D">
        <w:rPr>
          <w:rFonts w:hint="eastAsia"/>
        </w:rPr>
        <w:t>，即告知</w:t>
      </w:r>
      <w:r w:rsidR="00D35F6B">
        <w:rPr>
          <w:rFonts w:hint="eastAsia"/>
        </w:rPr>
        <w:t>OpenStack</w:t>
      </w:r>
      <w:r w:rsidR="00D35F6B">
        <w:rPr>
          <w:rFonts w:hint="eastAsia"/>
        </w:rPr>
        <w:t>无需进行任何迁移操作</w:t>
      </w:r>
      <w:r w:rsidR="00126096">
        <w:rPr>
          <w:rFonts w:hint="eastAsia"/>
        </w:rPr>
        <w:t>。</w:t>
      </w:r>
      <w:r w:rsidR="00432A21">
        <w:rPr>
          <w:rFonts w:hint="eastAsia"/>
        </w:rPr>
        <w:t>相关实验</w:t>
      </w:r>
      <w:r w:rsidR="00432A21" w:rsidRPr="00432A21">
        <w:rPr>
          <w:rFonts w:hint="eastAsia"/>
          <w:highlight w:val="cyan"/>
        </w:rPr>
        <w:t>见后</w:t>
      </w:r>
      <w:r w:rsidR="00432A21" w:rsidRPr="0096042E">
        <w:rPr>
          <w:rFonts w:hint="eastAsia"/>
          <w:highlight w:val="cyan"/>
        </w:rPr>
        <w:t>文</w:t>
      </w:r>
      <w:commentRangeStart w:id="19"/>
      <w:r w:rsidR="0096042E" w:rsidRPr="0096042E">
        <w:rPr>
          <w:rFonts w:hint="eastAsia"/>
          <w:highlight w:val="cyan"/>
        </w:rPr>
        <w:t>4</w:t>
      </w:r>
      <w:commentRangeEnd w:id="19"/>
      <w:r w:rsidR="008A0A84">
        <w:rPr>
          <w:rStyle w:val="a5"/>
        </w:rPr>
        <w:commentReference w:id="19"/>
      </w:r>
    </w:p>
    <w:p w14:paraId="27A7996E" w14:textId="77777777" w:rsidR="00FD2784" w:rsidRDefault="00FD2784" w:rsidP="00EB5883">
      <w:pPr>
        <w:jc w:val="left"/>
      </w:pPr>
    </w:p>
    <w:p w14:paraId="4DE54F2C" w14:textId="59CC01B3" w:rsidR="00CE5822" w:rsidRDefault="00CE5822" w:rsidP="00EB5883">
      <w:pPr>
        <w:jc w:val="left"/>
      </w:pPr>
      <w:r>
        <w:rPr>
          <w:rFonts w:hint="eastAsia"/>
        </w:rPr>
        <w:t>【算法工作流程】</w:t>
      </w:r>
    </w:p>
    <w:p w14:paraId="6402A3AF" w14:textId="4732A4A6" w:rsidR="0046295C" w:rsidRDefault="0046295C" w:rsidP="00EB5883">
      <w:pPr>
        <w:jc w:val="left"/>
      </w:pPr>
      <w:r>
        <w:rPr>
          <w:rFonts w:hint="eastAsia"/>
        </w:rPr>
        <w:tab/>
      </w:r>
      <w:r>
        <w:rPr>
          <w:rFonts w:hint="eastAsia"/>
        </w:rPr>
        <w:t>整个算法的工作流程如</w:t>
      </w:r>
      <w:r w:rsidRPr="0046295C">
        <w:rPr>
          <w:rFonts w:hint="eastAsia"/>
          <w:highlight w:val="cyan"/>
        </w:rPr>
        <w:t>下图</w:t>
      </w:r>
      <w:r>
        <w:rPr>
          <w:rFonts w:hint="eastAsia"/>
        </w:rPr>
        <w:t>所示。</w:t>
      </w:r>
    </w:p>
    <w:p w14:paraId="18B78A41" w14:textId="082B3498" w:rsidR="00D55FAF" w:rsidRDefault="006A3939" w:rsidP="00EB5883">
      <w:pPr>
        <w:jc w:val="left"/>
      </w:pPr>
      <w:r>
        <w:rPr>
          <w:noProof/>
        </w:rPr>
        <w:drawing>
          <wp:anchor distT="0" distB="0" distL="114300" distR="114300" simplePos="0" relativeHeight="251663360" behindDoc="0" locked="0" layoutInCell="1" allowOverlap="1" wp14:anchorId="51AF6A8C" wp14:editId="30161C10">
            <wp:simplePos x="0" y="0"/>
            <wp:positionH relativeFrom="margin">
              <wp:align>center</wp:align>
            </wp:positionH>
            <wp:positionV relativeFrom="paragraph">
              <wp:posOffset>225425</wp:posOffset>
            </wp:positionV>
            <wp:extent cx="4724400" cy="3317240"/>
            <wp:effectExtent l="0" t="0" r="0" b="10160"/>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24400" cy="3317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67C27" w14:textId="1DBA1E5A" w:rsidR="00CE5822" w:rsidRDefault="00CE5822" w:rsidP="00EB5883">
      <w:pPr>
        <w:jc w:val="left"/>
      </w:pPr>
    </w:p>
    <w:p w14:paraId="711B2A5E" w14:textId="01ED5612" w:rsidR="00CE5822" w:rsidRDefault="00CE5822" w:rsidP="00EB5883">
      <w:pPr>
        <w:jc w:val="left"/>
      </w:pPr>
    </w:p>
    <w:p w14:paraId="455B88B1" w14:textId="75EA9C4B" w:rsidR="0081368F" w:rsidRDefault="0081368F" w:rsidP="00EB5883">
      <w:pPr>
        <w:jc w:val="left"/>
      </w:pPr>
      <w:r>
        <w:rPr>
          <w:rFonts w:hint="eastAsia"/>
        </w:rPr>
        <w:t>【编程实现】</w:t>
      </w:r>
    </w:p>
    <w:p w14:paraId="5CD9BEDF" w14:textId="7BDFBBCF" w:rsidR="000D26E2" w:rsidRDefault="000D26E2" w:rsidP="00EB5883">
      <w:pPr>
        <w:jc w:val="left"/>
      </w:pPr>
      <w:r>
        <w:t xml:space="preserve">1 </w:t>
      </w:r>
      <w:r>
        <w:rPr>
          <w:rFonts w:hint="eastAsia"/>
        </w:rPr>
        <w:t>整数线性规划问题的求解</w:t>
      </w:r>
    </w:p>
    <w:p w14:paraId="55F50DDD" w14:textId="67CB805A" w:rsidR="00CB0E0E" w:rsidRDefault="000F3D30" w:rsidP="00EB5883">
      <w:pPr>
        <w:jc w:val="left"/>
      </w:pPr>
      <w:r>
        <w:rPr>
          <w:rFonts w:hint="eastAsia"/>
        </w:rPr>
        <w:tab/>
        <w:t>VMP</w:t>
      </w:r>
      <w:r>
        <w:rPr>
          <w:rFonts w:hint="eastAsia"/>
        </w:rPr>
        <w:t>问题</w:t>
      </w:r>
      <w:r w:rsidRPr="000F3D30">
        <w:rPr>
          <w:rFonts w:hint="eastAsia"/>
          <w:highlight w:val="cyan"/>
        </w:rPr>
        <w:t>参见</w:t>
      </w:r>
      <w:r w:rsidRPr="000F3D30">
        <w:rPr>
          <w:rFonts w:hint="eastAsia"/>
          <w:highlight w:val="cyan"/>
        </w:rPr>
        <w:t>VMP</w:t>
      </w:r>
      <w:r w:rsidRPr="000F3D30">
        <w:rPr>
          <w:rFonts w:hint="eastAsia"/>
          <w:highlight w:val="cyan"/>
        </w:rPr>
        <w:t>构造部分</w:t>
      </w:r>
      <w:r>
        <w:rPr>
          <w:rFonts w:hint="eastAsia"/>
        </w:rPr>
        <w:t>是一个混合</w:t>
      </w:r>
      <w:r w:rsidRPr="000F3D30">
        <w:rPr>
          <w:rFonts w:hint="eastAsia"/>
        </w:rPr>
        <w:t>整数线性规划问题。</w:t>
      </w:r>
      <w:r w:rsidR="003E63F8">
        <w:rPr>
          <w:rFonts w:hint="eastAsia"/>
        </w:rPr>
        <w:t>我们采用</w:t>
      </w:r>
      <w:r w:rsidRPr="000F3D30">
        <w:t>IBM ILOG CPLEX Optimization Studio</w:t>
      </w:r>
      <w:r w:rsidR="003E63F8" w:rsidRPr="003E63F8">
        <w:rPr>
          <w:rFonts w:hint="eastAsia"/>
          <w:highlight w:val="cyan"/>
        </w:rPr>
        <w:t>引用官网</w:t>
      </w:r>
      <w:r w:rsidR="003E63F8">
        <w:rPr>
          <w:rFonts w:hint="eastAsia"/>
        </w:rPr>
        <w:t>对其进行求解。</w:t>
      </w:r>
      <w:r w:rsidR="00D40DB2">
        <w:rPr>
          <w:rFonts w:hint="eastAsia"/>
        </w:rPr>
        <w:t>CPLEX</w:t>
      </w:r>
      <w:r w:rsidR="00D40DB2">
        <w:rPr>
          <w:rFonts w:hint="eastAsia"/>
        </w:rPr>
        <w:t>采用分支定界算法</w:t>
      </w:r>
      <w:r w:rsidR="00327497" w:rsidRPr="00327497">
        <w:rPr>
          <w:rFonts w:hint="eastAsia"/>
          <w:highlight w:val="cyan"/>
        </w:rPr>
        <w:t>引用分支定界</w:t>
      </w:r>
      <w:r w:rsidR="00D40DB2">
        <w:rPr>
          <w:rFonts w:hint="eastAsia"/>
        </w:rPr>
        <w:t>求解混合整数线性规划问题。</w:t>
      </w:r>
    </w:p>
    <w:p w14:paraId="7CAFED56" w14:textId="77777777" w:rsidR="000D26E2" w:rsidRDefault="000D26E2" w:rsidP="00EB5883">
      <w:pPr>
        <w:jc w:val="left"/>
      </w:pPr>
    </w:p>
    <w:p w14:paraId="0431025E" w14:textId="6D262164" w:rsidR="000D26E2" w:rsidRDefault="000D26E2" w:rsidP="00EB5883">
      <w:pPr>
        <w:jc w:val="left"/>
      </w:pPr>
      <w:r>
        <w:rPr>
          <w:rFonts w:hint="eastAsia"/>
        </w:rPr>
        <w:t>2 Python</w:t>
      </w:r>
      <w:r>
        <w:rPr>
          <w:rFonts w:hint="eastAsia"/>
        </w:rPr>
        <w:t>编程实现算法</w:t>
      </w:r>
    </w:p>
    <w:p w14:paraId="30F93ABB" w14:textId="0C59566F" w:rsidR="002913E4" w:rsidRDefault="002913E4" w:rsidP="00EB5883">
      <w:pPr>
        <w:jc w:val="left"/>
      </w:pPr>
      <w:r>
        <w:rPr>
          <w:rFonts w:hint="eastAsia"/>
        </w:rPr>
        <w:tab/>
      </w:r>
      <w:r>
        <w:rPr>
          <w:rFonts w:hint="eastAsia"/>
        </w:rPr>
        <w:t>我们使用</w:t>
      </w:r>
      <w:r>
        <w:t>CPLEX</w:t>
      </w:r>
      <w:r>
        <w:rPr>
          <w:rFonts w:hint="eastAsia"/>
        </w:rPr>
        <w:t>提供的</w:t>
      </w:r>
      <w:r>
        <w:t>Python AP</w:t>
      </w:r>
      <w:r>
        <w:rPr>
          <w:rFonts w:hint="eastAsia"/>
        </w:rPr>
        <w:t>I</w:t>
      </w:r>
      <w:r>
        <w:rPr>
          <w:rFonts w:hint="eastAsia"/>
        </w:rPr>
        <w:t>编写程序</w:t>
      </w:r>
      <w:r w:rsidR="002553B7">
        <w:rPr>
          <w:rFonts w:hint="eastAsia"/>
        </w:rPr>
        <w:t>求解</w:t>
      </w:r>
      <w:r w:rsidR="002553B7">
        <w:rPr>
          <w:rFonts w:hint="eastAsia"/>
        </w:rPr>
        <w:t>VMP</w:t>
      </w:r>
      <w:r w:rsidR="002553B7">
        <w:rPr>
          <w:rFonts w:hint="eastAsia"/>
        </w:rPr>
        <w:t>问题</w:t>
      </w:r>
      <w:r w:rsidRPr="000F3D30">
        <w:rPr>
          <w:rFonts w:hint="eastAsia"/>
        </w:rPr>
        <w:t>。</w:t>
      </w:r>
      <w:r w:rsidR="007F53C0">
        <w:rPr>
          <w:rFonts w:hint="eastAsia"/>
        </w:rPr>
        <w:t>我们</w:t>
      </w:r>
      <w:r w:rsidR="002553B7">
        <w:rPr>
          <w:rFonts w:hint="eastAsia"/>
        </w:rPr>
        <w:t>设计的</w:t>
      </w:r>
      <w:r w:rsidR="002553B7">
        <w:rPr>
          <w:rFonts w:hint="eastAsia"/>
        </w:rPr>
        <w:t>OpenStack</w:t>
      </w:r>
      <w:r w:rsidR="002553B7">
        <w:rPr>
          <w:rFonts w:hint="eastAsia"/>
        </w:rPr>
        <w:t>虚拟机放置策略涉及到的其他算法均用</w:t>
      </w:r>
      <w:r w:rsidR="002553B7">
        <w:t>Python</w:t>
      </w:r>
      <w:r w:rsidR="007F53C0">
        <w:rPr>
          <w:rFonts w:hint="eastAsia"/>
        </w:rPr>
        <w:t>语言实现，</w:t>
      </w:r>
      <w:r w:rsidR="00E604A5">
        <w:rPr>
          <w:rFonts w:hint="eastAsia"/>
        </w:rPr>
        <w:t>共</w:t>
      </w:r>
      <w:r w:rsidR="007B1A86">
        <w:rPr>
          <w:rFonts w:hint="eastAsia"/>
        </w:rPr>
        <w:t>含</w:t>
      </w:r>
      <w:r w:rsidR="00E604A5">
        <w:rPr>
          <w:rFonts w:hint="eastAsia"/>
        </w:rPr>
        <w:t>约</w:t>
      </w:r>
      <w:r w:rsidR="00E604A5">
        <w:rPr>
          <w:rFonts w:hint="eastAsia"/>
        </w:rPr>
        <w:t>500</w:t>
      </w:r>
      <w:r w:rsidR="00E604A5">
        <w:rPr>
          <w:rFonts w:hint="eastAsia"/>
        </w:rPr>
        <w:t>行</w:t>
      </w:r>
      <w:r w:rsidR="007B1A86">
        <w:rPr>
          <w:rFonts w:hint="eastAsia"/>
        </w:rPr>
        <w:t>Python</w:t>
      </w:r>
      <w:r w:rsidR="00E604A5">
        <w:rPr>
          <w:rFonts w:hint="eastAsia"/>
        </w:rPr>
        <w:t>代码</w:t>
      </w:r>
      <w:r w:rsidR="00E604A5" w:rsidRPr="00E604A5">
        <w:rPr>
          <w:rFonts w:hint="eastAsia"/>
          <w:highlight w:val="cyan"/>
        </w:rPr>
        <w:t>引用</w:t>
      </w:r>
      <w:r w:rsidR="00E604A5" w:rsidRPr="00E604A5">
        <w:rPr>
          <w:highlight w:val="cyan"/>
        </w:rPr>
        <w:t>github</w:t>
      </w:r>
      <w:r w:rsidR="00E604A5" w:rsidRPr="00E604A5">
        <w:rPr>
          <w:rFonts w:hint="eastAsia"/>
          <w:highlight w:val="cyan"/>
        </w:rPr>
        <w:t>链接</w:t>
      </w:r>
      <w:r w:rsidR="003E658E">
        <w:rPr>
          <w:rFonts w:hint="eastAsia"/>
        </w:rPr>
        <w:t>，以模块的形式组织，并对外提供</w:t>
      </w:r>
      <w:r w:rsidR="003E658E">
        <w:t>api</w:t>
      </w:r>
      <w:r w:rsidR="00E604A5">
        <w:rPr>
          <w:rFonts w:hint="eastAsia"/>
        </w:rPr>
        <w:t>。</w:t>
      </w:r>
      <w:r w:rsidRPr="000F3D30">
        <w:t xml:space="preserve">OpenStack </w:t>
      </w:r>
      <w:r w:rsidRPr="000F3D30">
        <w:rPr>
          <w:rFonts w:hint="eastAsia"/>
        </w:rPr>
        <w:t>的</w:t>
      </w:r>
      <w:r w:rsidRPr="000F3D30">
        <w:t>controller</w:t>
      </w:r>
      <w:r w:rsidR="002553B7">
        <w:rPr>
          <w:rFonts w:hint="eastAsia"/>
        </w:rPr>
        <w:t>的调度器是用</w:t>
      </w:r>
      <w:r w:rsidRPr="000F3D30">
        <w:t>Python</w:t>
      </w:r>
      <w:r w:rsidRPr="000F3D30">
        <w:rPr>
          <w:rFonts w:hint="eastAsia"/>
        </w:rPr>
        <w:t>语言实现</w:t>
      </w:r>
      <w:r w:rsidR="002553B7">
        <w:rPr>
          <w:rFonts w:hint="eastAsia"/>
        </w:rPr>
        <w:t>的，因此</w:t>
      </w:r>
      <w:r w:rsidR="00594B5D">
        <w:rPr>
          <w:rFonts w:hint="eastAsia"/>
        </w:rPr>
        <w:t>我们</w:t>
      </w:r>
      <w:r w:rsidR="002553B7">
        <w:rPr>
          <w:rFonts w:hint="eastAsia"/>
        </w:rPr>
        <w:t>实现的虚拟机</w:t>
      </w:r>
      <w:r w:rsidR="00CB4335">
        <w:rPr>
          <w:rFonts w:hint="eastAsia"/>
        </w:rPr>
        <w:t>放置</w:t>
      </w:r>
      <w:r w:rsidR="002553B7">
        <w:rPr>
          <w:rFonts w:hint="eastAsia"/>
        </w:rPr>
        <w:t>策略可以方便地</w:t>
      </w:r>
      <w:r w:rsidR="00CB4335">
        <w:rPr>
          <w:rFonts w:hint="eastAsia"/>
        </w:rPr>
        <w:t>供</w:t>
      </w:r>
      <w:r w:rsidRPr="000F3D30">
        <w:t xml:space="preserve"> OpenStack</w:t>
      </w:r>
      <w:r w:rsidRPr="000F3D30">
        <w:rPr>
          <w:rFonts w:hint="eastAsia"/>
        </w:rPr>
        <w:t>调用。</w:t>
      </w:r>
    </w:p>
    <w:p w14:paraId="6ADBEDFD" w14:textId="77777777" w:rsidR="000D26E2" w:rsidRDefault="000D26E2" w:rsidP="00EB5883">
      <w:pPr>
        <w:jc w:val="left"/>
      </w:pPr>
    </w:p>
    <w:p w14:paraId="1245FC13" w14:textId="2A80154D" w:rsidR="000D26E2" w:rsidRDefault="000D26E2" w:rsidP="00EB5883">
      <w:pPr>
        <w:jc w:val="left"/>
      </w:pPr>
      <w:r>
        <w:rPr>
          <w:rFonts w:hint="eastAsia"/>
        </w:rPr>
        <w:t>3 OpenStack</w:t>
      </w:r>
      <w:r>
        <w:rPr>
          <w:rFonts w:hint="eastAsia"/>
        </w:rPr>
        <w:t>网络信息采集及虚拟机迁移</w:t>
      </w:r>
    </w:p>
    <w:p w14:paraId="2A290E00" w14:textId="485DB0F2" w:rsidR="000D26E2" w:rsidRDefault="000D26E2" w:rsidP="00EB5883">
      <w:pPr>
        <w:jc w:val="left"/>
      </w:pPr>
      <w:r>
        <w:rPr>
          <w:rFonts w:hint="eastAsia"/>
        </w:rPr>
        <w:tab/>
      </w:r>
      <w:r w:rsidR="0057412D" w:rsidRPr="0057412D">
        <w:rPr>
          <w:rFonts w:hint="eastAsia"/>
          <w:highlight w:val="yellow"/>
        </w:rPr>
        <w:t>这个第</w:t>
      </w:r>
      <w:r w:rsidR="0057412D" w:rsidRPr="0057412D">
        <w:rPr>
          <w:rFonts w:hint="eastAsia"/>
          <w:highlight w:val="yellow"/>
        </w:rPr>
        <w:t>3</w:t>
      </w:r>
      <w:r w:rsidR="0057412D" w:rsidRPr="0057412D">
        <w:rPr>
          <w:rFonts w:hint="eastAsia"/>
          <w:highlight w:val="yellow"/>
        </w:rPr>
        <w:t>部分我觉得可以忽略不谈？</w:t>
      </w:r>
    </w:p>
    <w:p w14:paraId="08370403" w14:textId="77777777" w:rsidR="0081368F" w:rsidRDefault="0081368F" w:rsidP="00EB5883">
      <w:pPr>
        <w:jc w:val="left"/>
      </w:pPr>
    </w:p>
    <w:p w14:paraId="71D2C5E7" w14:textId="77777777" w:rsidR="0081368F" w:rsidRDefault="0081368F" w:rsidP="0081368F">
      <w:pPr>
        <w:jc w:val="left"/>
      </w:pPr>
      <w:commentRangeStart w:id="20"/>
      <w:r>
        <w:rPr>
          <w:rFonts w:hint="eastAsia"/>
        </w:rPr>
        <w:t>【测试实验】</w:t>
      </w:r>
      <w:commentRangeEnd w:id="20"/>
      <w:r w:rsidR="00C7117C">
        <w:rPr>
          <w:rStyle w:val="a5"/>
        </w:rPr>
        <w:commentReference w:id="20"/>
      </w:r>
    </w:p>
    <w:p w14:paraId="4DBFAD0C" w14:textId="0EC6E0F3" w:rsidR="00D11C36" w:rsidRDefault="00D11C36" w:rsidP="0081368F">
      <w:pPr>
        <w:jc w:val="left"/>
      </w:pPr>
      <w:r>
        <w:tab/>
      </w:r>
      <w:r>
        <w:rPr>
          <w:rFonts w:hint="eastAsia"/>
        </w:rPr>
        <w:t>董宇茜</w:t>
      </w:r>
      <w:r w:rsidRPr="00D11C36">
        <w:rPr>
          <w:rFonts w:hint="eastAsia"/>
          <w:highlight w:val="green"/>
        </w:rPr>
        <w:t>脚注：合作研究者</w:t>
      </w:r>
      <w:r w:rsidR="0081273E">
        <w:rPr>
          <w:rFonts w:hint="eastAsia"/>
        </w:rPr>
        <w:t>在</w:t>
      </w:r>
      <w:r>
        <w:rPr>
          <w:rFonts w:hint="eastAsia"/>
        </w:rPr>
        <w:t>交叉</w:t>
      </w:r>
      <w:r w:rsidR="003A57CB">
        <w:rPr>
          <w:rFonts w:hint="eastAsia"/>
        </w:rPr>
        <w:t>信息研究院系统组实验室的</w:t>
      </w:r>
      <w:r>
        <w:rPr>
          <w:rFonts w:hint="eastAsia"/>
        </w:rPr>
        <w:t>计算集群中</w:t>
      </w:r>
      <w:r w:rsidR="0081273E">
        <w:rPr>
          <w:rFonts w:hint="eastAsia"/>
        </w:rPr>
        <w:t>进行监控并</w:t>
      </w:r>
      <w:r w:rsidR="003A57CB">
        <w:rPr>
          <w:rFonts w:hint="eastAsia"/>
        </w:rPr>
        <w:t>采集了</w:t>
      </w:r>
      <w:r w:rsidR="0081273E">
        <w:rPr>
          <w:rFonts w:hint="eastAsia"/>
        </w:rPr>
        <w:t>若干组数据，每组数据包含</w:t>
      </w:r>
      <w:r w:rsidR="003A57CB">
        <w:rPr>
          <w:rFonts w:hint="eastAsia"/>
        </w:rPr>
        <w:t>一段时间内虚拟机的网络通信流量信息</w:t>
      </w:r>
      <w:r w:rsidR="0081273E">
        <w:rPr>
          <w:rFonts w:hint="eastAsia"/>
        </w:rPr>
        <w:t>，虚拟机的分布格局等一系列信息。</w:t>
      </w:r>
      <w:r w:rsidR="009C3712">
        <w:rPr>
          <w:rFonts w:hint="eastAsia"/>
        </w:rPr>
        <w:t>具体而言，董宇茜对实验室计算集群中分布在</w:t>
      </w:r>
      <w:r w:rsidR="007D74B5">
        <w:rPr>
          <w:rFonts w:hint="eastAsia"/>
        </w:rPr>
        <w:t>12</w:t>
      </w:r>
      <w:r w:rsidR="007D74B5">
        <w:rPr>
          <w:rFonts w:hint="eastAsia"/>
        </w:rPr>
        <w:t>个机架，</w:t>
      </w:r>
      <w:r w:rsidR="009C3712">
        <w:rPr>
          <w:rFonts w:hint="eastAsia"/>
        </w:rPr>
        <w:t>165</w:t>
      </w:r>
      <w:r w:rsidR="009C3712">
        <w:rPr>
          <w:rFonts w:hint="eastAsia"/>
        </w:rPr>
        <w:t>台服务器上的</w:t>
      </w:r>
      <w:r w:rsidR="009C3712">
        <w:rPr>
          <w:rFonts w:hint="eastAsia"/>
        </w:rPr>
        <w:t>198</w:t>
      </w:r>
      <w:r w:rsidR="009C3712">
        <w:rPr>
          <w:rFonts w:hint="eastAsia"/>
        </w:rPr>
        <w:t>个虚拟机进行了监控，</w:t>
      </w:r>
      <w:r w:rsidR="007D74B5">
        <w:rPr>
          <w:rFonts w:hint="eastAsia"/>
        </w:rPr>
        <w:t>以</w:t>
      </w:r>
      <w:r w:rsidR="007D74B5">
        <w:rPr>
          <w:rFonts w:hint="eastAsia"/>
        </w:rPr>
        <w:t>10</w:t>
      </w:r>
      <w:r w:rsidR="007D74B5">
        <w:rPr>
          <w:rFonts w:hint="eastAsia"/>
        </w:rPr>
        <w:t>分钟为单位对它们的网络通信流量进行了统计，并计算出了平均每秒钟虚拟机两两之间进行网络通信产生的数据流量。</w:t>
      </w:r>
      <w:r w:rsidR="0081273E">
        <w:rPr>
          <w:rFonts w:hint="eastAsia"/>
        </w:rPr>
        <w:t>我们以这些数据</w:t>
      </w:r>
      <w:r w:rsidR="003A57CB">
        <w:rPr>
          <w:rFonts w:hint="eastAsia"/>
        </w:rPr>
        <w:t>作为测试实验使用的</w:t>
      </w:r>
      <w:r w:rsidR="0081273E">
        <w:rPr>
          <w:rFonts w:hint="eastAsia"/>
        </w:rPr>
        <w:t>部分测试样例，在</w:t>
      </w:r>
      <w:r w:rsidR="003A57CB">
        <w:rPr>
          <w:rFonts w:hint="eastAsia"/>
        </w:rPr>
        <w:t>下文中</w:t>
      </w:r>
      <w:r w:rsidR="0081273E">
        <w:rPr>
          <w:rFonts w:hint="eastAsia"/>
        </w:rPr>
        <w:t>我们用</w:t>
      </w:r>
      <w:r w:rsidR="0081273E">
        <w:t>test_case</w:t>
      </w:r>
      <w:r w:rsidR="00E76289" w:rsidRPr="00025957">
        <w:rPr>
          <w:position w:val="-4"/>
        </w:rPr>
        <w:object w:dxaOrig="200" w:dyaOrig="260" w14:anchorId="56E16492">
          <v:shape id="_x0000_i1125" type="#_x0000_t75" style="width:10pt;height:13pt" o:ole="">
            <v:imagedata r:id="rId213" o:title=""/>
          </v:shape>
          <o:OLEObject Type="Embed" ProgID="Equation.DSMT4" ShapeID="_x0000_i1125" DrawAspect="Content" ObjectID="_1337010646" r:id="rId214"/>
        </w:object>
      </w:r>
      <w:r w:rsidR="0081273E">
        <w:rPr>
          <w:rFonts w:hint="eastAsia"/>
        </w:rPr>
        <w:t>（</w:t>
      </w:r>
      <w:r w:rsidR="00E76289" w:rsidRPr="00025957">
        <w:rPr>
          <w:position w:val="-4"/>
        </w:rPr>
        <w:object w:dxaOrig="200" w:dyaOrig="260" w14:anchorId="7239F754">
          <v:shape id="_x0000_i1126" type="#_x0000_t75" style="width:10pt;height:13pt" o:ole="">
            <v:imagedata r:id="rId215" o:title=""/>
          </v:shape>
          <o:OLEObject Type="Embed" ProgID="Equation.DSMT4" ShapeID="_x0000_i1126" DrawAspect="Content" ObjectID="_1337010647" r:id="rId216"/>
        </w:object>
      </w:r>
      <w:r w:rsidR="0081273E">
        <w:rPr>
          <w:rFonts w:hint="eastAsia"/>
        </w:rPr>
        <w:t>是编号）指代这些测试样例</w:t>
      </w:r>
      <w:r w:rsidR="003A57CB">
        <w:rPr>
          <w:rFonts w:hint="eastAsia"/>
        </w:rPr>
        <w:t>。</w:t>
      </w:r>
    </w:p>
    <w:p w14:paraId="57165DC2" w14:textId="77777777" w:rsidR="008075BF" w:rsidRDefault="008075BF" w:rsidP="0081368F">
      <w:pPr>
        <w:jc w:val="left"/>
      </w:pPr>
    </w:p>
    <w:p w14:paraId="65FA53AD" w14:textId="77777777" w:rsidR="008075BF" w:rsidRDefault="008075BF" w:rsidP="0081368F">
      <w:pPr>
        <w:jc w:val="left"/>
      </w:pPr>
      <w:r>
        <w:t>1</w:t>
      </w:r>
      <w:r>
        <w:rPr>
          <w:rFonts w:hint="eastAsia"/>
        </w:rPr>
        <w:t xml:space="preserve"> </w:t>
      </w:r>
      <w:r>
        <w:rPr>
          <w:rFonts w:hint="eastAsia"/>
        </w:rPr>
        <w:t>单次调度后对链路上网络流量分布的影响</w:t>
      </w:r>
    </w:p>
    <w:p w14:paraId="7DF82DBB" w14:textId="77777777" w:rsidR="008075BF" w:rsidRDefault="008075BF" w:rsidP="008075BF">
      <w:pPr>
        <w:jc w:val="left"/>
      </w:pPr>
      <w:r>
        <w:rPr>
          <w:rFonts w:hint="eastAsia"/>
        </w:rPr>
        <w:t>参数：选取</w:t>
      </w:r>
      <w:r w:rsidRPr="00864164">
        <w:rPr>
          <w:position w:val="-6"/>
        </w:rPr>
        <w:object w:dxaOrig="440" w:dyaOrig="280" w14:anchorId="1816B188">
          <v:shape id="_x0000_i1127" type="#_x0000_t75" style="width:22pt;height:14pt" o:ole="">
            <v:imagedata r:id="rId217" o:title=""/>
          </v:shape>
          <o:OLEObject Type="Embed" ProgID="Equation.DSMT4" ShapeID="_x0000_i1127" DrawAspect="Content" ObjectID="_1337010648" r:id="rId218"/>
        </w:object>
      </w:r>
      <w:r>
        <w:rPr>
          <w:rFonts w:hint="eastAsia"/>
        </w:rPr>
        <w:t>流量最大虚拟机，</w:t>
      </w:r>
      <w:r w:rsidRPr="00864164">
        <w:rPr>
          <w:position w:val="-6"/>
        </w:rPr>
        <w:object w:dxaOrig="440" w:dyaOrig="280" w14:anchorId="39A5651B">
          <v:shape id="_x0000_i1128" type="#_x0000_t75" style="width:22pt;height:14pt" o:ole="">
            <v:imagedata r:id="rId219" o:title=""/>
          </v:shape>
          <o:OLEObject Type="Embed" ProgID="Equation.DSMT4" ShapeID="_x0000_i1128" DrawAspect="Content" ObjectID="_1337010649" r:id="rId220"/>
        </w:object>
      </w:r>
      <w:r>
        <w:rPr>
          <w:rFonts w:hint="eastAsia"/>
        </w:rPr>
        <w:t>对最大链路贡献最大虚拟机，</w:t>
      </w:r>
      <w:r w:rsidRPr="00864164">
        <w:rPr>
          <w:position w:val="-6"/>
        </w:rPr>
        <w:object w:dxaOrig="440" w:dyaOrig="280" w14:anchorId="19248737">
          <v:shape id="_x0000_i1129" type="#_x0000_t75" style="width:22pt;height:14pt" o:ole="">
            <v:imagedata r:id="rId221" o:title=""/>
          </v:shape>
          <o:OLEObject Type="Embed" ProgID="Equation.DSMT4" ShapeID="_x0000_i1129" DrawAspect="Content" ObjectID="_1337010650" r:id="rId222"/>
        </w:object>
      </w:r>
      <w:r>
        <w:rPr>
          <w:rFonts w:hint="eastAsia"/>
        </w:rPr>
        <w:t>对次大链路贡献最大虚拟机（</w:t>
      </w:r>
      <w:r w:rsidRPr="00025957">
        <w:rPr>
          <w:position w:val="-4"/>
        </w:rPr>
        <w:object w:dxaOrig="180" w:dyaOrig="200" w14:anchorId="29640A9F">
          <v:shape id="_x0000_i1130" type="#_x0000_t75" style="width:9pt;height:10pt" o:ole="">
            <v:imagedata r:id="rId223" o:title=""/>
          </v:shape>
          <o:OLEObject Type="Embed" ProgID="Equation.DSMT4" ShapeID="_x0000_i1130" DrawAspect="Content" ObjectID="_1337010651" r:id="rId224"/>
        </w:object>
      </w:r>
      <w:r>
        <w:rPr>
          <w:rFonts w:hint="eastAsia"/>
        </w:rPr>
        <w:t>为选取待迁移虚拟机的数目），迁移开销</w:t>
      </w:r>
      <w:r>
        <w:rPr>
          <w:rFonts w:hint="eastAsia"/>
        </w:rPr>
        <w:t>1</w:t>
      </w:r>
      <w:r>
        <w:rPr>
          <w:rFonts w:hint="eastAsia"/>
        </w:rPr>
        <w:t>（极小的正值）</w:t>
      </w:r>
    </w:p>
    <w:p w14:paraId="3D693D45" w14:textId="53F39F9C" w:rsidR="008075BF" w:rsidRDefault="008075BF" w:rsidP="008075BF">
      <w:pPr>
        <w:jc w:val="left"/>
      </w:pPr>
      <w:r w:rsidRPr="00025957">
        <w:rPr>
          <w:position w:val="-4"/>
        </w:rPr>
        <w:object w:dxaOrig="180" w:dyaOrig="200" w14:anchorId="290CF41D">
          <v:shape id="_x0000_i1131" type="#_x0000_t75" style="width:9pt;height:10pt" o:ole="">
            <v:imagedata r:id="rId225" o:title=""/>
          </v:shape>
          <o:OLEObject Type="Embed" ProgID="Equation.DSMT4" ShapeID="_x0000_i1131" DrawAspect="Content" ObjectID="_1337010652" r:id="rId226"/>
        </w:object>
      </w:r>
      <w:r>
        <w:rPr>
          <w:rFonts w:hint="eastAsia"/>
        </w:rPr>
        <w:t>取</w:t>
      </w:r>
      <w:r>
        <w:rPr>
          <w:rFonts w:hint="eastAsia"/>
        </w:rPr>
        <w:t>18</w:t>
      </w:r>
    </w:p>
    <w:p w14:paraId="34FF5313" w14:textId="77777777" w:rsidR="008075BF" w:rsidRDefault="008075BF" w:rsidP="0081368F">
      <w:pPr>
        <w:jc w:val="left"/>
      </w:pPr>
    </w:p>
    <w:p w14:paraId="4DA264B2" w14:textId="5A11D65A" w:rsidR="008075BF" w:rsidRDefault="008075BF" w:rsidP="0081368F">
      <w:pPr>
        <w:jc w:val="left"/>
      </w:pPr>
      <w:commentRangeStart w:id="21"/>
      <w:r w:rsidRPr="00C562AE">
        <w:rPr>
          <w:rFonts w:hint="eastAsia"/>
          <w:highlight w:val="cyan"/>
        </w:rPr>
        <w:t>整理成图表</w:t>
      </w:r>
      <w:r w:rsidR="00C562AE">
        <w:rPr>
          <w:rFonts w:hint="eastAsia"/>
        </w:rPr>
        <w:t>（已按照降序对流量排序）</w:t>
      </w:r>
      <w:commentRangeEnd w:id="21"/>
      <w:r w:rsidR="00917D0F">
        <w:rPr>
          <w:rStyle w:val="a5"/>
        </w:rPr>
        <w:commentReference w:id="21"/>
      </w:r>
    </w:p>
    <w:p w14:paraId="51AB7444" w14:textId="22FAFC97" w:rsidR="008075BF" w:rsidRPr="00B607F3" w:rsidRDefault="00021F68" w:rsidP="0081368F">
      <w:pPr>
        <w:jc w:val="left"/>
        <w:rPr>
          <w:highlight w:val="lightGray"/>
        </w:rPr>
      </w:pPr>
      <w:r w:rsidRPr="00B607F3">
        <w:rPr>
          <w:highlight w:val="lightGray"/>
        </w:rPr>
        <w:t>test_case1</w:t>
      </w:r>
    </w:p>
    <w:p w14:paraId="651CF54A" w14:textId="7D3AE645" w:rsidR="00021F68" w:rsidRPr="00B607F3" w:rsidRDefault="00021F68" w:rsidP="0081368F">
      <w:pPr>
        <w:jc w:val="left"/>
        <w:rPr>
          <w:highlight w:val="lightGray"/>
        </w:rPr>
      </w:pPr>
      <w:r w:rsidRPr="00B607F3">
        <w:rPr>
          <w:rFonts w:hint="eastAsia"/>
          <w:highlight w:val="lightGray"/>
        </w:rPr>
        <w:t>迁移前：</w:t>
      </w:r>
    </w:p>
    <w:p w14:paraId="1017C3A1" w14:textId="0F89CD3C" w:rsidR="008075BF" w:rsidRPr="00B607F3" w:rsidRDefault="0020648D" w:rsidP="0081368F">
      <w:pPr>
        <w:jc w:val="left"/>
        <w:rPr>
          <w:highlight w:val="lightGray"/>
        </w:rPr>
      </w:pPr>
      <w:r w:rsidRPr="00B607F3">
        <w:rPr>
          <w:highlight w:val="lightGray"/>
        </w:rPr>
        <w:t>5274450, 4772082, 4429466, 4244057, 3909209, 3392898, 3010892, 2939816, 1652784, 1416975, 883647, 14044</w:t>
      </w:r>
    </w:p>
    <w:p w14:paraId="57A0E99D" w14:textId="4FDE5E94" w:rsidR="00021F68" w:rsidRPr="00B607F3" w:rsidRDefault="00021F68" w:rsidP="0081368F">
      <w:pPr>
        <w:jc w:val="left"/>
        <w:rPr>
          <w:highlight w:val="lightGray"/>
        </w:rPr>
      </w:pPr>
      <w:r w:rsidRPr="00B607F3">
        <w:rPr>
          <w:rFonts w:hint="eastAsia"/>
          <w:highlight w:val="lightGray"/>
        </w:rPr>
        <w:t>迁移后：</w:t>
      </w:r>
    </w:p>
    <w:p w14:paraId="20DF339A" w14:textId="1BF1757F" w:rsidR="00021F68" w:rsidRPr="00B607F3" w:rsidRDefault="0047670D" w:rsidP="0081368F">
      <w:pPr>
        <w:jc w:val="left"/>
        <w:rPr>
          <w:highlight w:val="lightGray"/>
        </w:rPr>
      </w:pPr>
      <w:r w:rsidRPr="00B607F3">
        <w:rPr>
          <w:highlight w:val="lightGray"/>
        </w:rPr>
        <w:t>3909209, 3855753, 3655323, 3652603, 3648707, 3444431, 3401221, 3392898, 3010892, 2357152, 1416975, 679264</w:t>
      </w:r>
    </w:p>
    <w:p w14:paraId="4288B0A1" w14:textId="552D57E3" w:rsidR="00FB530C" w:rsidRPr="00B607F3" w:rsidRDefault="00FB530C" w:rsidP="0081368F">
      <w:pPr>
        <w:jc w:val="left"/>
        <w:rPr>
          <w:highlight w:val="lightGray"/>
        </w:rPr>
      </w:pPr>
      <w:r w:rsidRPr="00B607F3">
        <w:rPr>
          <w:rFonts w:hint="eastAsia"/>
          <w:highlight w:val="lightGray"/>
        </w:rPr>
        <w:t>最大流量下降：</w:t>
      </w:r>
      <w:r w:rsidRPr="00B607F3">
        <w:rPr>
          <w:rFonts w:hint="eastAsia"/>
          <w:highlight w:val="lightGray"/>
        </w:rPr>
        <w:t>25.88%</w:t>
      </w:r>
    </w:p>
    <w:p w14:paraId="4C455C44" w14:textId="77777777" w:rsidR="0047670D" w:rsidRPr="00B607F3" w:rsidRDefault="0047670D" w:rsidP="0081368F">
      <w:pPr>
        <w:jc w:val="left"/>
        <w:rPr>
          <w:highlight w:val="lightGray"/>
        </w:rPr>
      </w:pPr>
    </w:p>
    <w:p w14:paraId="193545FB" w14:textId="593C3C03" w:rsidR="0047670D" w:rsidRPr="00B607F3" w:rsidRDefault="0047670D" w:rsidP="0081368F">
      <w:pPr>
        <w:jc w:val="left"/>
        <w:rPr>
          <w:highlight w:val="lightGray"/>
        </w:rPr>
      </w:pPr>
      <w:r w:rsidRPr="00B607F3">
        <w:rPr>
          <w:rFonts w:hint="eastAsia"/>
          <w:highlight w:val="lightGray"/>
        </w:rPr>
        <w:t>test</w:t>
      </w:r>
      <w:r w:rsidRPr="00B607F3">
        <w:rPr>
          <w:highlight w:val="lightGray"/>
        </w:rPr>
        <w:t>_case2</w:t>
      </w:r>
    </w:p>
    <w:p w14:paraId="10E5C17B" w14:textId="35CD09A9" w:rsidR="0047670D" w:rsidRPr="00B607F3" w:rsidRDefault="0047670D" w:rsidP="0081368F">
      <w:pPr>
        <w:jc w:val="left"/>
        <w:rPr>
          <w:highlight w:val="lightGray"/>
        </w:rPr>
      </w:pPr>
      <w:r w:rsidRPr="00B607F3">
        <w:rPr>
          <w:rFonts w:hint="eastAsia"/>
          <w:highlight w:val="lightGray"/>
        </w:rPr>
        <w:t>迁移前：</w:t>
      </w:r>
    </w:p>
    <w:p w14:paraId="24384D0B" w14:textId="594B5FA9" w:rsidR="0047670D" w:rsidRPr="00B607F3" w:rsidRDefault="0047670D" w:rsidP="0081368F">
      <w:pPr>
        <w:jc w:val="left"/>
        <w:rPr>
          <w:highlight w:val="lightGray"/>
        </w:rPr>
      </w:pPr>
      <w:r w:rsidRPr="00B607F3">
        <w:rPr>
          <w:highlight w:val="lightGray"/>
        </w:rPr>
        <w:t>3493427,</w:t>
      </w:r>
      <w:r w:rsidRPr="00B607F3">
        <w:rPr>
          <w:rFonts w:hint="eastAsia"/>
          <w:highlight w:val="lightGray"/>
        </w:rPr>
        <w:t xml:space="preserve"> </w:t>
      </w:r>
      <w:r w:rsidRPr="00B607F3">
        <w:rPr>
          <w:highlight w:val="lightGray"/>
        </w:rPr>
        <w:t>3015687, 3013049, 3012346, 2670350, 2453589, 2171790, 1905528, 964084, 932172, 517475, 13623</w:t>
      </w:r>
    </w:p>
    <w:p w14:paraId="15F856F6" w14:textId="1CE1F9C9" w:rsidR="0047670D" w:rsidRPr="00B607F3" w:rsidRDefault="0047670D" w:rsidP="0081368F">
      <w:pPr>
        <w:jc w:val="left"/>
        <w:rPr>
          <w:highlight w:val="lightGray"/>
        </w:rPr>
      </w:pPr>
      <w:r w:rsidRPr="00B607F3">
        <w:rPr>
          <w:rFonts w:hint="eastAsia"/>
          <w:highlight w:val="lightGray"/>
        </w:rPr>
        <w:t>迁移后：</w:t>
      </w:r>
    </w:p>
    <w:p w14:paraId="04AEAEBA" w14:textId="3795F79B" w:rsidR="00F30E02" w:rsidRPr="00B607F3" w:rsidRDefault="006F146D" w:rsidP="0081368F">
      <w:pPr>
        <w:jc w:val="left"/>
        <w:rPr>
          <w:highlight w:val="lightGray"/>
        </w:rPr>
      </w:pPr>
      <w:r w:rsidRPr="00B607F3">
        <w:rPr>
          <w:highlight w:val="lightGray"/>
        </w:rPr>
        <w:t>2670350, 2526554, 2494460, 2453589, 2367357, 2302618, 2244433, 2171790, 2028420, 1826929, 1657577, 13623</w:t>
      </w:r>
    </w:p>
    <w:p w14:paraId="7B224554" w14:textId="7F3C7395" w:rsidR="00D40F59" w:rsidRPr="00B607F3" w:rsidRDefault="00D40F59" w:rsidP="0081368F">
      <w:pPr>
        <w:jc w:val="left"/>
        <w:rPr>
          <w:highlight w:val="lightGray"/>
        </w:rPr>
      </w:pPr>
      <w:r w:rsidRPr="00B607F3">
        <w:rPr>
          <w:rFonts w:hint="eastAsia"/>
          <w:highlight w:val="lightGray"/>
        </w:rPr>
        <w:t>最大流量下降：</w:t>
      </w:r>
      <w:r w:rsidRPr="00B607F3">
        <w:rPr>
          <w:highlight w:val="lightGray"/>
        </w:rPr>
        <w:t>23.56%</w:t>
      </w:r>
    </w:p>
    <w:p w14:paraId="2D2DB4E2" w14:textId="77777777" w:rsidR="0047670D" w:rsidRPr="00B607F3" w:rsidRDefault="0047670D" w:rsidP="0081368F">
      <w:pPr>
        <w:jc w:val="left"/>
        <w:rPr>
          <w:highlight w:val="lightGray"/>
        </w:rPr>
      </w:pPr>
    </w:p>
    <w:p w14:paraId="479185BE" w14:textId="76760AF7" w:rsidR="00FB530C" w:rsidRPr="00B607F3" w:rsidRDefault="00FB530C" w:rsidP="0081368F">
      <w:pPr>
        <w:jc w:val="left"/>
        <w:rPr>
          <w:highlight w:val="lightGray"/>
        </w:rPr>
      </w:pPr>
      <w:r w:rsidRPr="00B607F3">
        <w:rPr>
          <w:highlight w:val="lightGray"/>
        </w:rPr>
        <w:t>test_case3</w:t>
      </w:r>
    </w:p>
    <w:p w14:paraId="34C4A18A" w14:textId="02F260C9" w:rsidR="00FB530C" w:rsidRPr="00B607F3" w:rsidRDefault="00FB530C" w:rsidP="0081368F">
      <w:pPr>
        <w:jc w:val="left"/>
        <w:rPr>
          <w:highlight w:val="lightGray"/>
        </w:rPr>
      </w:pPr>
      <w:r w:rsidRPr="00B607F3">
        <w:rPr>
          <w:rFonts w:hint="eastAsia"/>
          <w:highlight w:val="lightGray"/>
        </w:rPr>
        <w:t>迁移前：</w:t>
      </w:r>
    </w:p>
    <w:p w14:paraId="1FD676B3" w14:textId="146083E3" w:rsidR="00FB530C" w:rsidRPr="00B607F3" w:rsidRDefault="00FB530C" w:rsidP="0081368F">
      <w:pPr>
        <w:jc w:val="left"/>
        <w:rPr>
          <w:highlight w:val="lightGray"/>
        </w:rPr>
      </w:pPr>
      <w:r w:rsidRPr="00B607F3">
        <w:rPr>
          <w:highlight w:val="lightGray"/>
        </w:rPr>
        <w:t>5444968, 4595190, 4277177, 4086988, 3968359, 3192537, 3017675, 2794559, 1395481, 1324714, 771072, 12310</w:t>
      </w:r>
    </w:p>
    <w:p w14:paraId="2777AC6E" w14:textId="75110B72" w:rsidR="00FB530C" w:rsidRPr="00B607F3" w:rsidRDefault="00FB530C" w:rsidP="0081368F">
      <w:pPr>
        <w:jc w:val="left"/>
        <w:rPr>
          <w:highlight w:val="lightGray"/>
        </w:rPr>
      </w:pPr>
      <w:r w:rsidRPr="00B607F3">
        <w:rPr>
          <w:rFonts w:hint="eastAsia"/>
          <w:highlight w:val="lightGray"/>
        </w:rPr>
        <w:t>迁移后：</w:t>
      </w:r>
    </w:p>
    <w:p w14:paraId="55B06531" w14:textId="6D0CFC74" w:rsidR="00FB530C" w:rsidRPr="00B607F3" w:rsidRDefault="008B2B14" w:rsidP="0081368F">
      <w:pPr>
        <w:jc w:val="left"/>
        <w:rPr>
          <w:highlight w:val="lightGray"/>
        </w:rPr>
      </w:pPr>
      <w:r w:rsidRPr="00B607F3">
        <w:rPr>
          <w:highlight w:val="lightGray"/>
        </w:rPr>
        <w:t>3485152, 3470450, 3385425, 3284467, 3271592, 3192537, 3017675, 2977170, 2794559, 2540666, 2156540, 2085035</w:t>
      </w:r>
    </w:p>
    <w:p w14:paraId="29F107F5" w14:textId="70B1EBE2" w:rsidR="00FB530C" w:rsidRDefault="00FB530C" w:rsidP="0081368F">
      <w:pPr>
        <w:jc w:val="left"/>
      </w:pPr>
      <w:r w:rsidRPr="00B607F3">
        <w:rPr>
          <w:rFonts w:hint="eastAsia"/>
          <w:highlight w:val="lightGray"/>
        </w:rPr>
        <w:t>最大流量下降：</w:t>
      </w:r>
      <w:r w:rsidR="008B2B14" w:rsidRPr="00B607F3">
        <w:rPr>
          <w:rFonts w:hint="eastAsia"/>
          <w:highlight w:val="lightGray"/>
        </w:rPr>
        <w:t>36.00%</w:t>
      </w:r>
    </w:p>
    <w:p w14:paraId="4D810A8F" w14:textId="77777777" w:rsidR="0047670D" w:rsidRDefault="0047670D" w:rsidP="0081368F">
      <w:pPr>
        <w:jc w:val="left"/>
      </w:pPr>
    </w:p>
    <w:p w14:paraId="3493386F" w14:textId="614E3E18" w:rsidR="00021F68" w:rsidRDefault="00817C0E" w:rsidP="0081368F">
      <w:pPr>
        <w:jc w:val="left"/>
      </w:pPr>
      <w:r>
        <w:rPr>
          <w:rFonts w:hint="eastAsia"/>
        </w:rPr>
        <w:tab/>
      </w:r>
      <w:r>
        <w:rPr>
          <w:rFonts w:hint="eastAsia"/>
        </w:rPr>
        <w:t>单次调度可以有效地减小网络流量最大的链路上的流量值，</w:t>
      </w:r>
      <w:r w:rsidR="003D27AA">
        <w:rPr>
          <w:rFonts w:hint="eastAsia"/>
        </w:rPr>
        <w:t>同时</w:t>
      </w:r>
      <w:r>
        <w:rPr>
          <w:rFonts w:hint="eastAsia"/>
        </w:rPr>
        <w:t>使得网络流量在各个链路上的分布更加趋于平均。</w:t>
      </w:r>
    </w:p>
    <w:p w14:paraId="25875385" w14:textId="1432C7B3" w:rsidR="00A94E5E" w:rsidRDefault="00A94E5E" w:rsidP="0081368F">
      <w:pPr>
        <w:jc w:val="left"/>
      </w:pPr>
      <w:r>
        <w:rPr>
          <w:rFonts w:hint="eastAsia"/>
        </w:rPr>
        <w:tab/>
      </w:r>
      <w:r>
        <w:rPr>
          <w:rFonts w:hint="eastAsia"/>
        </w:rPr>
        <w:t>另外，我们提出的</w:t>
      </w:r>
      <w:r>
        <w:rPr>
          <w:rFonts w:hint="eastAsia"/>
        </w:rPr>
        <w:t>OpenStack</w:t>
      </w:r>
      <w:r>
        <w:rPr>
          <w:rFonts w:hint="eastAsia"/>
        </w:rPr>
        <w:t>虚拟机放置策略的性能表现取决于各链路上网络流量的分布情况。网络流量分布越不均匀，最繁忙的链路上网络流量相对</w:t>
      </w:r>
      <w:r w:rsidR="009C278F">
        <w:rPr>
          <w:rFonts w:hint="eastAsia"/>
        </w:rPr>
        <w:t>越大，</w:t>
      </w:r>
      <w:r w:rsidR="002A0B42">
        <w:rPr>
          <w:rFonts w:hint="eastAsia"/>
        </w:rPr>
        <w:t>我们的调度算法</w:t>
      </w:r>
      <w:r w:rsidR="009C278F">
        <w:rPr>
          <w:rFonts w:hint="eastAsia"/>
        </w:rPr>
        <w:t>对网络</w:t>
      </w:r>
      <w:r w:rsidR="002A0B42">
        <w:rPr>
          <w:rFonts w:hint="eastAsia"/>
        </w:rPr>
        <w:t>流量</w:t>
      </w:r>
      <w:r w:rsidR="009C278F">
        <w:rPr>
          <w:rFonts w:hint="eastAsia"/>
        </w:rPr>
        <w:t>的优化效果就越好。</w:t>
      </w:r>
      <w:commentRangeStart w:id="22"/>
      <w:r w:rsidR="00E309EF">
        <w:rPr>
          <w:rFonts w:hint="eastAsia"/>
        </w:rPr>
        <w:t>特别地，在极端情况下，我们的算法可以将</w:t>
      </w:r>
      <w:r w:rsidR="0016669B">
        <w:rPr>
          <w:rFonts w:hint="eastAsia"/>
        </w:rPr>
        <w:t>最</w:t>
      </w:r>
      <w:r w:rsidR="00E309EF">
        <w:rPr>
          <w:rFonts w:hint="eastAsia"/>
        </w:rPr>
        <w:t>繁忙链路上的网络流量从任意大的值降低至零。</w:t>
      </w:r>
      <w:commentRangeEnd w:id="22"/>
      <w:r w:rsidR="00917D0F">
        <w:rPr>
          <w:rStyle w:val="a5"/>
        </w:rPr>
        <w:commentReference w:id="22"/>
      </w:r>
    </w:p>
    <w:p w14:paraId="62753AD5" w14:textId="77777777" w:rsidR="00204A06" w:rsidRDefault="00204A06" w:rsidP="0081368F">
      <w:pPr>
        <w:jc w:val="left"/>
      </w:pPr>
    </w:p>
    <w:p w14:paraId="4E5579E5" w14:textId="5F598218" w:rsidR="00204A06" w:rsidRDefault="008075BF" w:rsidP="0081368F">
      <w:pPr>
        <w:jc w:val="left"/>
      </w:pPr>
      <w:r>
        <w:rPr>
          <w:rFonts w:hint="eastAsia"/>
        </w:rPr>
        <w:t>2</w:t>
      </w:r>
      <w:r w:rsidR="004D5BA0">
        <w:rPr>
          <w:rFonts w:hint="eastAsia"/>
        </w:rPr>
        <w:t xml:space="preserve"> </w:t>
      </w:r>
      <w:r w:rsidR="00204A06">
        <w:rPr>
          <w:rFonts w:hint="eastAsia"/>
        </w:rPr>
        <w:t>带迁移虚拟机的数目对优化效果的影响</w:t>
      </w:r>
    </w:p>
    <w:p w14:paraId="403212B2" w14:textId="476C8B04" w:rsidR="00204A06" w:rsidRDefault="00204A06" w:rsidP="0081368F">
      <w:pPr>
        <w:jc w:val="left"/>
      </w:pPr>
      <w:r>
        <w:rPr>
          <w:rFonts w:hint="eastAsia"/>
        </w:rPr>
        <w:t>参数：选取</w:t>
      </w:r>
      <w:r w:rsidR="00864164" w:rsidRPr="00864164">
        <w:rPr>
          <w:position w:val="-6"/>
        </w:rPr>
        <w:object w:dxaOrig="440" w:dyaOrig="280" w14:anchorId="0CD6C152">
          <v:shape id="_x0000_i1132" type="#_x0000_t75" style="width:22pt;height:14pt" o:ole="">
            <v:imagedata r:id="rId227" o:title=""/>
          </v:shape>
          <o:OLEObject Type="Embed" ProgID="Equation.DSMT4" ShapeID="_x0000_i1132" DrawAspect="Content" ObjectID="_1337010653" r:id="rId228"/>
        </w:object>
      </w:r>
      <w:r>
        <w:rPr>
          <w:rFonts w:hint="eastAsia"/>
        </w:rPr>
        <w:t>流量最大虚拟机，</w:t>
      </w:r>
      <w:r w:rsidR="00864164" w:rsidRPr="00864164">
        <w:rPr>
          <w:position w:val="-6"/>
        </w:rPr>
        <w:object w:dxaOrig="440" w:dyaOrig="280" w14:anchorId="629A0F76">
          <v:shape id="_x0000_i1133" type="#_x0000_t75" style="width:22pt;height:14pt" o:ole="">
            <v:imagedata r:id="rId229" o:title=""/>
          </v:shape>
          <o:OLEObject Type="Embed" ProgID="Equation.DSMT4" ShapeID="_x0000_i1133" DrawAspect="Content" ObjectID="_1337010654" r:id="rId230"/>
        </w:object>
      </w:r>
      <w:r>
        <w:rPr>
          <w:rFonts w:hint="eastAsia"/>
        </w:rPr>
        <w:t>对最大链路贡献最大虚拟机，</w:t>
      </w:r>
      <w:r w:rsidR="00864164" w:rsidRPr="00864164">
        <w:rPr>
          <w:position w:val="-6"/>
        </w:rPr>
        <w:object w:dxaOrig="440" w:dyaOrig="280" w14:anchorId="6286CEE1">
          <v:shape id="_x0000_i1134" type="#_x0000_t75" style="width:22pt;height:14pt" o:ole="">
            <v:imagedata r:id="rId231" o:title=""/>
          </v:shape>
          <o:OLEObject Type="Embed" ProgID="Equation.DSMT4" ShapeID="_x0000_i1134" DrawAspect="Content" ObjectID="_1337010655" r:id="rId232"/>
        </w:object>
      </w:r>
      <w:r>
        <w:rPr>
          <w:rFonts w:hint="eastAsia"/>
        </w:rPr>
        <w:t>对次大链路贡献最大虚拟机（</w:t>
      </w:r>
      <w:r w:rsidR="00864164" w:rsidRPr="00025957">
        <w:rPr>
          <w:position w:val="-4"/>
        </w:rPr>
        <w:object w:dxaOrig="180" w:dyaOrig="200" w14:anchorId="0F80DB22">
          <v:shape id="_x0000_i1135" type="#_x0000_t75" style="width:9pt;height:10pt" o:ole="">
            <v:imagedata r:id="rId233" o:title=""/>
          </v:shape>
          <o:OLEObject Type="Embed" ProgID="Equation.DSMT4" ShapeID="_x0000_i1135" DrawAspect="Content" ObjectID="_1337010656" r:id="rId234"/>
        </w:object>
      </w:r>
      <w:r>
        <w:rPr>
          <w:rFonts w:hint="eastAsia"/>
        </w:rPr>
        <w:t>为选取待迁移虚拟机的数目）</w:t>
      </w:r>
      <w:r w:rsidR="00102BC1">
        <w:rPr>
          <w:rFonts w:hint="eastAsia"/>
        </w:rPr>
        <w:t>，迁移开销</w:t>
      </w:r>
      <w:r w:rsidR="00264E63">
        <w:rPr>
          <w:rFonts w:hint="eastAsia"/>
        </w:rPr>
        <w:t>1</w:t>
      </w:r>
      <w:r w:rsidR="00264E63">
        <w:rPr>
          <w:rFonts w:hint="eastAsia"/>
        </w:rPr>
        <w:t>（极小的正值）</w:t>
      </w:r>
    </w:p>
    <w:p w14:paraId="3B9CFE93" w14:textId="77777777" w:rsidR="00204A06" w:rsidRDefault="00204A06" w:rsidP="0081368F">
      <w:pPr>
        <w:jc w:val="left"/>
      </w:pPr>
    </w:p>
    <w:p w14:paraId="733FD83B" w14:textId="228FCEE3" w:rsidR="00204A06" w:rsidRDefault="00204A06" w:rsidP="0081368F">
      <w:pPr>
        <w:jc w:val="left"/>
      </w:pPr>
      <w:r w:rsidRPr="00204A06">
        <w:rPr>
          <w:rFonts w:hint="eastAsia"/>
          <w:highlight w:val="cyan"/>
        </w:rPr>
        <w:t>整理成图表</w:t>
      </w:r>
    </w:p>
    <w:p w14:paraId="02009A75" w14:textId="0ED5132E" w:rsidR="00723A19" w:rsidRPr="00CB6F25" w:rsidRDefault="00723A19" w:rsidP="0081368F">
      <w:pPr>
        <w:jc w:val="left"/>
        <w:rPr>
          <w:highlight w:val="lightGray"/>
        </w:rPr>
      </w:pPr>
      <w:r w:rsidRPr="00CB6F25">
        <w:rPr>
          <w:highlight w:val="lightGray"/>
        </w:rPr>
        <w:t xml:space="preserve">test_case1 </w:t>
      </w:r>
      <w:r w:rsidRPr="00CB6F25">
        <w:rPr>
          <w:rFonts w:hint="eastAsia"/>
          <w:highlight w:val="lightGray"/>
        </w:rPr>
        <w:t>链路流量：</w:t>
      </w:r>
    </w:p>
    <w:p w14:paraId="5F218203" w14:textId="77777777" w:rsidR="00CB6F25" w:rsidRPr="00CB6F25" w:rsidRDefault="00CB6F25" w:rsidP="00CB6F25">
      <w:pPr>
        <w:jc w:val="left"/>
        <w:rPr>
          <w:highlight w:val="lightGray"/>
        </w:rPr>
      </w:pPr>
      <w:r w:rsidRPr="00CB6F25">
        <w:rPr>
          <w:highlight w:val="lightGray"/>
        </w:rPr>
        <w:t>883647, 4772082, 3392898, 3909209, 5274450, 4429466, 1652784, 4244057, 2939816, 3010892, 14044, 1416975</w:t>
      </w:r>
    </w:p>
    <w:p w14:paraId="39D5B68B" w14:textId="768D2DDA" w:rsidR="00723A19" w:rsidRPr="00CB6F25" w:rsidRDefault="00CB6F25" w:rsidP="0081368F">
      <w:pPr>
        <w:jc w:val="left"/>
        <w:rPr>
          <w:highlight w:val="lightGray"/>
        </w:rPr>
      </w:pPr>
      <w:r w:rsidRPr="00CB6F25">
        <w:rPr>
          <w:highlight w:val="lightGray"/>
        </w:rPr>
        <w:t>max: 5274450</w:t>
      </w:r>
      <w:r w:rsidR="00723A19" w:rsidRPr="00CB6F25">
        <w:rPr>
          <w:highlight w:val="lightGray"/>
        </w:rPr>
        <w:t xml:space="preserve"> (</w:t>
      </w:r>
      <w:r w:rsidRPr="00CB6F25">
        <w:rPr>
          <w:highlight w:val="lightGray"/>
        </w:rPr>
        <w:t>link 4</w:t>
      </w:r>
      <w:r w:rsidR="00723A19" w:rsidRPr="00CB6F25">
        <w:rPr>
          <w:highlight w:val="lightGray"/>
        </w:rPr>
        <w:t>)</w:t>
      </w:r>
      <w:r w:rsidR="00723A19" w:rsidRPr="00CB6F25">
        <w:rPr>
          <w:highlight w:val="lightGray"/>
        </w:rPr>
        <w:tab/>
        <w:t xml:space="preserve">second: </w:t>
      </w:r>
      <w:r w:rsidRPr="00CB6F25">
        <w:rPr>
          <w:highlight w:val="lightGray"/>
        </w:rPr>
        <w:t>4772082</w:t>
      </w:r>
      <w:r w:rsidR="00723A19" w:rsidRPr="00CB6F25">
        <w:rPr>
          <w:highlight w:val="lightGray"/>
        </w:rPr>
        <w:t xml:space="preserve"> (</w:t>
      </w:r>
      <w:r w:rsidRPr="00CB6F25">
        <w:rPr>
          <w:highlight w:val="lightGray"/>
        </w:rPr>
        <w:t>link 1</w:t>
      </w:r>
      <w:r w:rsidR="00723A19" w:rsidRPr="00CB6F25">
        <w:rPr>
          <w:highlight w:val="lightGray"/>
        </w:rPr>
        <w:t>)</w:t>
      </w:r>
    </w:p>
    <w:p w14:paraId="1398A6A8" w14:textId="77777777" w:rsidR="00723A19" w:rsidRPr="00CB6F25" w:rsidRDefault="00723A19" w:rsidP="0081368F">
      <w:pPr>
        <w:jc w:val="left"/>
        <w:rPr>
          <w:highlight w:val="lightGray"/>
        </w:rPr>
      </w:pPr>
    </w:p>
    <w:p w14:paraId="76FB370A" w14:textId="77777777" w:rsidR="00CB6F25" w:rsidRPr="00CB6F25" w:rsidRDefault="00CB6F25" w:rsidP="00CB6F25">
      <w:pPr>
        <w:jc w:val="left"/>
        <w:rPr>
          <w:highlight w:val="lightGray"/>
        </w:rPr>
      </w:pPr>
      <w:r w:rsidRPr="00CB6F25">
        <w:rPr>
          <w:highlight w:val="lightGray"/>
        </w:rPr>
        <w:t>c: 3 migration 2 max: 4550206 link 4</w:t>
      </w:r>
    </w:p>
    <w:p w14:paraId="1E7B6FAC" w14:textId="77777777" w:rsidR="00CB6F25" w:rsidRPr="00CB6F25" w:rsidRDefault="00CB6F25" w:rsidP="00CB6F25">
      <w:pPr>
        <w:jc w:val="left"/>
        <w:rPr>
          <w:highlight w:val="lightGray"/>
        </w:rPr>
      </w:pPr>
      <w:r w:rsidRPr="00CB6F25">
        <w:rPr>
          <w:highlight w:val="lightGray"/>
        </w:rPr>
        <w:t>c: 6 migration 3 max: 4429466 link 5</w:t>
      </w:r>
    </w:p>
    <w:p w14:paraId="0077E8D6" w14:textId="77777777" w:rsidR="00CB6F25" w:rsidRPr="00CB6F25" w:rsidRDefault="00CB6F25" w:rsidP="00CB6F25">
      <w:pPr>
        <w:jc w:val="left"/>
        <w:rPr>
          <w:highlight w:val="lightGray"/>
        </w:rPr>
      </w:pPr>
      <w:r w:rsidRPr="00CB6F25">
        <w:rPr>
          <w:highlight w:val="lightGray"/>
        </w:rPr>
        <w:t>c: 9 migration 3 max: 4429466 link 5</w:t>
      </w:r>
    </w:p>
    <w:p w14:paraId="132C1AEF" w14:textId="77777777" w:rsidR="00CB6F25" w:rsidRPr="00CB6F25" w:rsidRDefault="00CB6F25" w:rsidP="00CB6F25">
      <w:pPr>
        <w:jc w:val="left"/>
        <w:rPr>
          <w:highlight w:val="lightGray"/>
        </w:rPr>
      </w:pPr>
      <w:r w:rsidRPr="00CB6F25">
        <w:rPr>
          <w:highlight w:val="lightGray"/>
        </w:rPr>
        <w:t>c: 12 migration 3 max: 4429466 link 5</w:t>
      </w:r>
    </w:p>
    <w:p w14:paraId="1E11F75A" w14:textId="77777777" w:rsidR="00CB6F25" w:rsidRPr="00CB6F25" w:rsidRDefault="00CB6F25" w:rsidP="00CB6F25">
      <w:pPr>
        <w:jc w:val="left"/>
        <w:rPr>
          <w:highlight w:val="lightGray"/>
        </w:rPr>
      </w:pPr>
      <w:r w:rsidRPr="00CB6F25">
        <w:rPr>
          <w:highlight w:val="lightGray"/>
        </w:rPr>
        <w:t>c: 15 migration 6 max: 3909209 link 3</w:t>
      </w:r>
    </w:p>
    <w:p w14:paraId="324B0356" w14:textId="77777777" w:rsidR="00CB6F25" w:rsidRPr="00CB6F25" w:rsidRDefault="00CB6F25" w:rsidP="00CB6F25">
      <w:pPr>
        <w:jc w:val="left"/>
        <w:rPr>
          <w:highlight w:val="lightGray"/>
        </w:rPr>
      </w:pPr>
      <w:r w:rsidRPr="00CB6F25">
        <w:rPr>
          <w:highlight w:val="lightGray"/>
        </w:rPr>
        <w:t>c: 18 migration 7 max: 3909209 link 3</w:t>
      </w:r>
    </w:p>
    <w:p w14:paraId="02CBCEF4" w14:textId="77777777" w:rsidR="00CB6F25" w:rsidRPr="00CB6F25" w:rsidRDefault="00CB6F25" w:rsidP="00CB6F25">
      <w:pPr>
        <w:jc w:val="left"/>
        <w:rPr>
          <w:highlight w:val="lightGray"/>
        </w:rPr>
      </w:pPr>
      <w:r w:rsidRPr="00CB6F25">
        <w:rPr>
          <w:highlight w:val="lightGray"/>
        </w:rPr>
        <w:t>c: 21 migration 8 max: 3655323 link 5</w:t>
      </w:r>
    </w:p>
    <w:p w14:paraId="5FCF1428" w14:textId="77777777" w:rsidR="00CB6F25" w:rsidRPr="00CB6F25" w:rsidRDefault="00CB6F25" w:rsidP="00CB6F25">
      <w:pPr>
        <w:jc w:val="left"/>
        <w:rPr>
          <w:highlight w:val="lightGray"/>
        </w:rPr>
      </w:pPr>
      <w:r w:rsidRPr="00CB6F25">
        <w:rPr>
          <w:highlight w:val="lightGray"/>
        </w:rPr>
        <w:t>c: 24 migration 9 max: 3655323 link 5</w:t>
      </w:r>
    </w:p>
    <w:p w14:paraId="26453CDB" w14:textId="77777777" w:rsidR="00CB6F25" w:rsidRPr="00CB6F25" w:rsidRDefault="00CB6F25" w:rsidP="00CB6F25">
      <w:pPr>
        <w:jc w:val="left"/>
        <w:rPr>
          <w:highlight w:val="lightGray"/>
        </w:rPr>
      </w:pPr>
      <w:r w:rsidRPr="00CB6F25">
        <w:rPr>
          <w:highlight w:val="lightGray"/>
        </w:rPr>
        <w:t>c: 27 migration 10 max: 3655323 link 5</w:t>
      </w:r>
    </w:p>
    <w:p w14:paraId="6C32329F" w14:textId="493C6916" w:rsidR="00723A19" w:rsidRDefault="00CB6F25" w:rsidP="00CB6F25">
      <w:pPr>
        <w:jc w:val="left"/>
      </w:pPr>
      <w:r w:rsidRPr="00CB6F25">
        <w:rPr>
          <w:highlight w:val="lightGray"/>
        </w:rPr>
        <w:t>c: 30 migration 15 max: 3655323 link 5</w:t>
      </w:r>
    </w:p>
    <w:p w14:paraId="5CCCFFD7" w14:textId="77777777" w:rsidR="00723A19" w:rsidRDefault="00723A19" w:rsidP="0081368F">
      <w:pPr>
        <w:jc w:val="left"/>
      </w:pPr>
    </w:p>
    <w:p w14:paraId="3E3458A6" w14:textId="375CB121" w:rsidR="00C47C7A" w:rsidRPr="00CB6F25" w:rsidRDefault="00C47C7A" w:rsidP="00C47C7A">
      <w:pPr>
        <w:jc w:val="left"/>
        <w:rPr>
          <w:highlight w:val="lightGray"/>
        </w:rPr>
      </w:pPr>
      <w:r>
        <w:rPr>
          <w:highlight w:val="lightGray"/>
        </w:rPr>
        <w:t>test_case2</w:t>
      </w:r>
      <w:r w:rsidRPr="00CB6F25">
        <w:rPr>
          <w:highlight w:val="lightGray"/>
        </w:rPr>
        <w:t xml:space="preserve"> </w:t>
      </w:r>
      <w:r w:rsidRPr="00CB6F25">
        <w:rPr>
          <w:rFonts w:hint="eastAsia"/>
          <w:highlight w:val="lightGray"/>
        </w:rPr>
        <w:t>链路流量：</w:t>
      </w:r>
    </w:p>
    <w:p w14:paraId="40A939AC" w14:textId="77777777" w:rsidR="000A04AD" w:rsidRPr="000A04AD" w:rsidRDefault="000A04AD" w:rsidP="000A04AD">
      <w:pPr>
        <w:jc w:val="left"/>
        <w:rPr>
          <w:highlight w:val="lightGray"/>
        </w:rPr>
      </w:pPr>
      <w:r w:rsidRPr="000A04AD">
        <w:rPr>
          <w:highlight w:val="lightGray"/>
        </w:rPr>
        <w:t>517475, 3013049, 2453589, 3012346, 3493427, 2670350, 964084, 3015687, 1905528, 2171790, 13623, 932172</w:t>
      </w:r>
    </w:p>
    <w:p w14:paraId="667CF96F" w14:textId="6BF723CD" w:rsidR="000A04AD" w:rsidRDefault="000A04AD" w:rsidP="000A04AD">
      <w:pPr>
        <w:jc w:val="left"/>
        <w:rPr>
          <w:highlight w:val="lightGray"/>
        </w:rPr>
      </w:pPr>
      <w:r w:rsidRPr="000A04AD">
        <w:rPr>
          <w:highlight w:val="lightGray"/>
        </w:rPr>
        <w:t>max: 3493427 (link 4)</w:t>
      </w:r>
      <w:r>
        <w:rPr>
          <w:highlight w:val="lightGray"/>
        </w:rPr>
        <w:tab/>
        <w:t>second: 3015687 (link 7)</w:t>
      </w:r>
    </w:p>
    <w:p w14:paraId="320FC4DA" w14:textId="77777777" w:rsidR="009313CC" w:rsidRPr="009313CC" w:rsidRDefault="009313CC" w:rsidP="009313CC">
      <w:pPr>
        <w:jc w:val="left"/>
        <w:rPr>
          <w:highlight w:val="lightGray"/>
        </w:rPr>
      </w:pPr>
      <w:r w:rsidRPr="009313CC">
        <w:rPr>
          <w:highlight w:val="lightGray"/>
        </w:rPr>
        <w:t>c: 3 migration 1 max: 3050245 link 4</w:t>
      </w:r>
    </w:p>
    <w:p w14:paraId="21FFBB49" w14:textId="77777777" w:rsidR="009313CC" w:rsidRPr="009313CC" w:rsidRDefault="009313CC" w:rsidP="009313CC">
      <w:pPr>
        <w:jc w:val="left"/>
        <w:rPr>
          <w:highlight w:val="lightGray"/>
        </w:rPr>
      </w:pPr>
      <w:r w:rsidRPr="009313CC">
        <w:rPr>
          <w:highlight w:val="lightGray"/>
        </w:rPr>
        <w:t>c: 6 migration 3 max: 3013049 link 1</w:t>
      </w:r>
    </w:p>
    <w:p w14:paraId="6AC09C0F" w14:textId="77777777" w:rsidR="009313CC" w:rsidRPr="009313CC" w:rsidRDefault="009313CC" w:rsidP="009313CC">
      <w:pPr>
        <w:jc w:val="left"/>
        <w:rPr>
          <w:highlight w:val="lightGray"/>
        </w:rPr>
      </w:pPr>
      <w:r w:rsidRPr="009313CC">
        <w:rPr>
          <w:highlight w:val="lightGray"/>
        </w:rPr>
        <w:t>c: 9 migration 4 max: 3012346 link 3</w:t>
      </w:r>
    </w:p>
    <w:p w14:paraId="7A2FE2A8" w14:textId="77777777" w:rsidR="009313CC" w:rsidRPr="009313CC" w:rsidRDefault="009313CC" w:rsidP="009313CC">
      <w:pPr>
        <w:jc w:val="left"/>
        <w:rPr>
          <w:highlight w:val="lightGray"/>
        </w:rPr>
      </w:pPr>
      <w:r w:rsidRPr="009313CC">
        <w:rPr>
          <w:highlight w:val="lightGray"/>
        </w:rPr>
        <w:t>c: 12 migration 4 max: 3012346 link 3</w:t>
      </w:r>
    </w:p>
    <w:p w14:paraId="1A1746DD" w14:textId="77777777" w:rsidR="009313CC" w:rsidRPr="009313CC" w:rsidRDefault="009313CC" w:rsidP="009313CC">
      <w:pPr>
        <w:jc w:val="left"/>
        <w:rPr>
          <w:highlight w:val="lightGray"/>
        </w:rPr>
      </w:pPr>
      <w:r w:rsidRPr="009313CC">
        <w:rPr>
          <w:highlight w:val="lightGray"/>
        </w:rPr>
        <w:t>c: 15 migration 5 max: 2670350 link 5</w:t>
      </w:r>
    </w:p>
    <w:p w14:paraId="0A063B45" w14:textId="77777777" w:rsidR="009313CC" w:rsidRPr="009313CC" w:rsidRDefault="009313CC" w:rsidP="009313CC">
      <w:pPr>
        <w:jc w:val="left"/>
        <w:rPr>
          <w:highlight w:val="lightGray"/>
        </w:rPr>
      </w:pPr>
      <w:r w:rsidRPr="009313CC">
        <w:rPr>
          <w:highlight w:val="lightGray"/>
        </w:rPr>
        <w:t>c: 18 migration 6 max: 2670350 link 5</w:t>
      </w:r>
    </w:p>
    <w:p w14:paraId="2C1C7546" w14:textId="77777777" w:rsidR="009313CC" w:rsidRPr="009313CC" w:rsidRDefault="009313CC" w:rsidP="009313CC">
      <w:pPr>
        <w:jc w:val="left"/>
        <w:rPr>
          <w:highlight w:val="lightGray"/>
        </w:rPr>
      </w:pPr>
      <w:r w:rsidRPr="009313CC">
        <w:rPr>
          <w:highlight w:val="lightGray"/>
        </w:rPr>
        <w:t>c: 21 migration 5 max: 2670350 link 5</w:t>
      </w:r>
    </w:p>
    <w:p w14:paraId="5ACBC28A" w14:textId="77777777" w:rsidR="009313CC" w:rsidRPr="009313CC" w:rsidRDefault="009313CC" w:rsidP="009313CC">
      <w:pPr>
        <w:jc w:val="left"/>
        <w:rPr>
          <w:highlight w:val="lightGray"/>
        </w:rPr>
      </w:pPr>
      <w:r w:rsidRPr="009313CC">
        <w:rPr>
          <w:highlight w:val="lightGray"/>
        </w:rPr>
        <w:t>c: 24 migration 7 max: 2526554 link 1</w:t>
      </w:r>
    </w:p>
    <w:p w14:paraId="55F3063E" w14:textId="77777777" w:rsidR="009313CC" w:rsidRPr="009313CC" w:rsidRDefault="009313CC" w:rsidP="009313CC">
      <w:pPr>
        <w:jc w:val="left"/>
        <w:rPr>
          <w:highlight w:val="lightGray"/>
        </w:rPr>
      </w:pPr>
      <w:r w:rsidRPr="009313CC">
        <w:rPr>
          <w:highlight w:val="lightGray"/>
        </w:rPr>
        <w:t>c: 27 migration 17 max: 2170246 link 5</w:t>
      </w:r>
    </w:p>
    <w:p w14:paraId="1AD37EAB" w14:textId="674357C1" w:rsidR="009313CC" w:rsidRDefault="009313CC" w:rsidP="009313CC">
      <w:pPr>
        <w:jc w:val="left"/>
        <w:rPr>
          <w:highlight w:val="lightGray"/>
        </w:rPr>
      </w:pPr>
      <w:r w:rsidRPr="009313CC">
        <w:rPr>
          <w:highlight w:val="lightGray"/>
        </w:rPr>
        <w:t>c: 30 migration 16 max: 2170246 link 5</w:t>
      </w:r>
    </w:p>
    <w:p w14:paraId="5C24525D" w14:textId="77777777" w:rsidR="009313CC" w:rsidRDefault="009313CC" w:rsidP="009313CC">
      <w:pPr>
        <w:jc w:val="left"/>
        <w:rPr>
          <w:highlight w:val="lightGray"/>
        </w:rPr>
      </w:pPr>
    </w:p>
    <w:p w14:paraId="48C9447F" w14:textId="272D7061" w:rsidR="009313CC" w:rsidRPr="00CB6F25" w:rsidRDefault="009313CC" w:rsidP="009313CC">
      <w:pPr>
        <w:jc w:val="left"/>
        <w:rPr>
          <w:highlight w:val="lightGray"/>
        </w:rPr>
      </w:pPr>
      <w:r>
        <w:rPr>
          <w:highlight w:val="lightGray"/>
        </w:rPr>
        <w:t>test_case3</w:t>
      </w:r>
      <w:r w:rsidRPr="00CB6F25">
        <w:rPr>
          <w:highlight w:val="lightGray"/>
        </w:rPr>
        <w:t xml:space="preserve"> </w:t>
      </w:r>
      <w:r w:rsidRPr="00CB6F25">
        <w:rPr>
          <w:rFonts w:hint="eastAsia"/>
          <w:highlight w:val="lightGray"/>
        </w:rPr>
        <w:t>链路流量：</w:t>
      </w:r>
    </w:p>
    <w:p w14:paraId="2BDB9AFB" w14:textId="77777777" w:rsidR="009313CC" w:rsidRPr="009313CC" w:rsidRDefault="009313CC" w:rsidP="009313CC">
      <w:pPr>
        <w:jc w:val="left"/>
        <w:rPr>
          <w:highlight w:val="lightGray"/>
        </w:rPr>
      </w:pPr>
      <w:r w:rsidRPr="009313CC">
        <w:rPr>
          <w:highlight w:val="lightGray"/>
        </w:rPr>
        <w:t>771072, 4595190, 3192537, 3968359, 5444968, 4086988, 1395481, 4277177, 2794559, 3017675, 12310, 1324714</w:t>
      </w:r>
    </w:p>
    <w:p w14:paraId="2D754651" w14:textId="0FFF51DC" w:rsidR="009313CC" w:rsidRDefault="009313CC" w:rsidP="009313CC">
      <w:pPr>
        <w:jc w:val="left"/>
        <w:rPr>
          <w:highlight w:val="lightGray"/>
        </w:rPr>
      </w:pPr>
      <w:r w:rsidRPr="000A04AD">
        <w:rPr>
          <w:highlight w:val="lightGray"/>
        </w:rPr>
        <w:t xml:space="preserve">max: </w:t>
      </w:r>
      <w:r>
        <w:rPr>
          <w:highlight w:val="lightGray"/>
        </w:rPr>
        <w:t>5444968</w:t>
      </w:r>
      <w:r w:rsidRPr="000A04AD">
        <w:rPr>
          <w:highlight w:val="lightGray"/>
        </w:rPr>
        <w:t xml:space="preserve"> (link 4)</w:t>
      </w:r>
      <w:r>
        <w:rPr>
          <w:highlight w:val="lightGray"/>
        </w:rPr>
        <w:tab/>
        <w:t>second: 4595190 (link 1)</w:t>
      </w:r>
    </w:p>
    <w:p w14:paraId="5DE01FE6" w14:textId="77777777" w:rsidR="009313CC" w:rsidRPr="009313CC" w:rsidRDefault="009313CC" w:rsidP="009313CC">
      <w:pPr>
        <w:jc w:val="left"/>
        <w:rPr>
          <w:highlight w:val="lightGray"/>
        </w:rPr>
      </w:pPr>
      <w:r w:rsidRPr="009313CC">
        <w:rPr>
          <w:highlight w:val="lightGray"/>
        </w:rPr>
        <w:t>c: 3 migration 1 max: 4767217 link 4</w:t>
      </w:r>
    </w:p>
    <w:p w14:paraId="7A34A5EC" w14:textId="77777777" w:rsidR="009313CC" w:rsidRPr="009313CC" w:rsidRDefault="009313CC" w:rsidP="009313CC">
      <w:pPr>
        <w:jc w:val="left"/>
        <w:rPr>
          <w:highlight w:val="lightGray"/>
        </w:rPr>
      </w:pPr>
      <w:r w:rsidRPr="009313CC">
        <w:rPr>
          <w:highlight w:val="lightGray"/>
        </w:rPr>
        <w:t>c: 6 migration 3 max: 4277177 link 7</w:t>
      </w:r>
    </w:p>
    <w:p w14:paraId="50CE5A1A" w14:textId="77777777" w:rsidR="009313CC" w:rsidRPr="009313CC" w:rsidRDefault="009313CC" w:rsidP="009313CC">
      <w:pPr>
        <w:jc w:val="left"/>
        <w:rPr>
          <w:highlight w:val="lightGray"/>
        </w:rPr>
      </w:pPr>
      <w:r w:rsidRPr="009313CC">
        <w:rPr>
          <w:highlight w:val="lightGray"/>
        </w:rPr>
        <w:t>c: 9 migration 5 max: 4086988 link 5</w:t>
      </w:r>
    </w:p>
    <w:p w14:paraId="17636B98" w14:textId="77777777" w:rsidR="009313CC" w:rsidRPr="009313CC" w:rsidRDefault="009313CC" w:rsidP="009313CC">
      <w:pPr>
        <w:jc w:val="left"/>
        <w:rPr>
          <w:highlight w:val="lightGray"/>
        </w:rPr>
      </w:pPr>
      <w:r w:rsidRPr="009313CC">
        <w:rPr>
          <w:highlight w:val="lightGray"/>
        </w:rPr>
        <w:t>c: 12 migration 5 max: 4086988 link 5</w:t>
      </w:r>
    </w:p>
    <w:p w14:paraId="5C235905" w14:textId="77777777" w:rsidR="009313CC" w:rsidRPr="009313CC" w:rsidRDefault="009313CC" w:rsidP="009313CC">
      <w:pPr>
        <w:jc w:val="left"/>
        <w:rPr>
          <w:highlight w:val="lightGray"/>
        </w:rPr>
      </w:pPr>
      <w:r w:rsidRPr="009313CC">
        <w:rPr>
          <w:highlight w:val="lightGray"/>
        </w:rPr>
        <w:t>c: 15 migration 7 max: 3968359 link 3</w:t>
      </w:r>
    </w:p>
    <w:p w14:paraId="531AF480" w14:textId="77777777" w:rsidR="009313CC" w:rsidRPr="009313CC" w:rsidRDefault="009313CC" w:rsidP="009313CC">
      <w:pPr>
        <w:jc w:val="left"/>
        <w:rPr>
          <w:highlight w:val="lightGray"/>
        </w:rPr>
      </w:pPr>
      <w:r w:rsidRPr="009313CC">
        <w:rPr>
          <w:highlight w:val="lightGray"/>
        </w:rPr>
        <w:t>c: 18 migration 8 max: 3485152 link 7</w:t>
      </w:r>
    </w:p>
    <w:p w14:paraId="4C22AA9E" w14:textId="77777777" w:rsidR="009313CC" w:rsidRPr="009313CC" w:rsidRDefault="009313CC" w:rsidP="009313CC">
      <w:pPr>
        <w:jc w:val="left"/>
        <w:rPr>
          <w:highlight w:val="lightGray"/>
        </w:rPr>
      </w:pPr>
      <w:r w:rsidRPr="009313CC">
        <w:rPr>
          <w:highlight w:val="lightGray"/>
        </w:rPr>
        <w:t>c: 21 migration 8 max: 3485152 link 7</w:t>
      </w:r>
    </w:p>
    <w:p w14:paraId="68F83A40" w14:textId="77777777" w:rsidR="009313CC" w:rsidRPr="009313CC" w:rsidRDefault="009313CC" w:rsidP="009313CC">
      <w:pPr>
        <w:jc w:val="left"/>
        <w:rPr>
          <w:highlight w:val="lightGray"/>
        </w:rPr>
      </w:pPr>
      <w:r w:rsidRPr="009313CC">
        <w:rPr>
          <w:highlight w:val="lightGray"/>
        </w:rPr>
        <w:t>c: 24 migration 10 max: 3385425 link 5</w:t>
      </w:r>
    </w:p>
    <w:p w14:paraId="15DF94B3" w14:textId="77777777" w:rsidR="009313CC" w:rsidRPr="009313CC" w:rsidRDefault="009313CC" w:rsidP="009313CC">
      <w:pPr>
        <w:jc w:val="left"/>
        <w:rPr>
          <w:highlight w:val="lightGray"/>
        </w:rPr>
      </w:pPr>
      <w:r w:rsidRPr="009313CC">
        <w:rPr>
          <w:highlight w:val="lightGray"/>
        </w:rPr>
        <w:t>c: 27 migration 15 max: 3385425 link 5</w:t>
      </w:r>
    </w:p>
    <w:p w14:paraId="1B0D7B4F" w14:textId="01E6A93E" w:rsidR="00C47C7A" w:rsidRPr="009313CC" w:rsidRDefault="009313CC" w:rsidP="00211955">
      <w:pPr>
        <w:jc w:val="left"/>
        <w:rPr>
          <w:highlight w:val="lightGray"/>
        </w:rPr>
      </w:pPr>
      <w:r w:rsidRPr="009313CC">
        <w:rPr>
          <w:highlight w:val="lightGray"/>
        </w:rPr>
        <w:t>c: 30 migration 10 max: 3385425 link 5</w:t>
      </w:r>
    </w:p>
    <w:p w14:paraId="49E5772C" w14:textId="77777777" w:rsidR="009D7017" w:rsidRDefault="009D7017" w:rsidP="00DA1ACF">
      <w:pPr>
        <w:jc w:val="left"/>
      </w:pPr>
    </w:p>
    <w:p w14:paraId="7A83605B" w14:textId="16D64415" w:rsidR="00DA1ACF" w:rsidRDefault="00961EF6" w:rsidP="00CB0A76">
      <w:pPr>
        <w:jc w:val="left"/>
      </w:pPr>
      <w:r>
        <w:tab/>
      </w:r>
      <w:r>
        <w:rPr>
          <w:rFonts w:hint="eastAsia"/>
        </w:rPr>
        <w:t>随着待迁移虚拟机数目的增加，</w:t>
      </w:r>
      <w:r>
        <w:t>VMP</w:t>
      </w:r>
      <w:r>
        <w:rPr>
          <w:rFonts w:hint="eastAsia"/>
        </w:rPr>
        <w:t>求解得到的需要实际做迁移的虚拟机数目一般也随之增加，同时</w:t>
      </w:r>
      <w:r w:rsidR="004D487E">
        <w:rPr>
          <w:rFonts w:hint="eastAsia"/>
        </w:rPr>
        <w:t>优化的结果也不断变得更好（网络流量最大的链路上的流量不断减小）。</w:t>
      </w:r>
      <w:r w:rsidR="000E579A">
        <w:rPr>
          <w:rFonts w:hint="eastAsia"/>
        </w:rPr>
        <w:t>但其副作用是算法的时间开销不断增加</w:t>
      </w:r>
      <w:r w:rsidR="008752E1">
        <w:rPr>
          <w:rFonts w:hint="eastAsia"/>
        </w:rPr>
        <w:t>参</w:t>
      </w:r>
      <w:r w:rsidR="008752E1" w:rsidRPr="008752E1">
        <w:rPr>
          <w:rFonts w:hint="eastAsia"/>
          <w:highlight w:val="cyan"/>
        </w:rPr>
        <w:t>见实验</w:t>
      </w:r>
      <w:r w:rsidR="008752E1" w:rsidRPr="008752E1">
        <w:rPr>
          <w:rFonts w:hint="eastAsia"/>
          <w:highlight w:val="cyan"/>
        </w:rPr>
        <w:t>6</w:t>
      </w:r>
      <w:r w:rsidR="000E579A">
        <w:rPr>
          <w:rFonts w:hint="eastAsia"/>
        </w:rPr>
        <w:t>。</w:t>
      </w:r>
    </w:p>
    <w:p w14:paraId="7CB60E5B" w14:textId="77777777" w:rsidR="00CB0A76" w:rsidRDefault="00CB0A76" w:rsidP="00CB0A76">
      <w:pPr>
        <w:jc w:val="left"/>
      </w:pPr>
    </w:p>
    <w:p w14:paraId="03ACEC5A" w14:textId="182969FD" w:rsidR="00CB0A76" w:rsidRDefault="004D5BA0" w:rsidP="00CB0A76">
      <w:pPr>
        <w:jc w:val="left"/>
      </w:pPr>
      <w:r>
        <w:rPr>
          <w:rFonts w:hint="eastAsia"/>
        </w:rPr>
        <w:t xml:space="preserve">3 </w:t>
      </w:r>
      <w:r w:rsidR="002F3CD1">
        <w:rPr>
          <w:rFonts w:hint="eastAsia"/>
        </w:rPr>
        <w:t>虚拟机迁移开销系数</w:t>
      </w:r>
      <w:r w:rsidR="00D53E7D">
        <w:rPr>
          <w:rFonts w:hint="eastAsia"/>
        </w:rPr>
        <w:t>及固定虚拟机</w:t>
      </w:r>
      <w:r w:rsidR="002F3CD1">
        <w:rPr>
          <w:rFonts w:hint="eastAsia"/>
        </w:rPr>
        <w:t>对迁移决策</w:t>
      </w:r>
      <w:r>
        <w:rPr>
          <w:rFonts w:hint="eastAsia"/>
        </w:rPr>
        <w:t>的影响</w:t>
      </w:r>
    </w:p>
    <w:p w14:paraId="78538F8A" w14:textId="77777777" w:rsidR="00A3419F" w:rsidRDefault="00A3419F" w:rsidP="00CB0A76">
      <w:pPr>
        <w:jc w:val="left"/>
      </w:pPr>
    </w:p>
    <w:p w14:paraId="5D10F7CF" w14:textId="50837B8F" w:rsidR="004D5BA0" w:rsidRDefault="00A3419F" w:rsidP="00CB0A76">
      <w:pPr>
        <w:jc w:val="left"/>
      </w:pPr>
      <w:r>
        <w:rPr>
          <w:rFonts w:hint="eastAsia"/>
        </w:rPr>
        <w:t>以</w:t>
      </w:r>
      <w:r>
        <w:t>test_case3</w:t>
      </w:r>
      <w:r>
        <w:rPr>
          <w:rFonts w:hint="eastAsia"/>
        </w:rPr>
        <w:t>为例</w:t>
      </w:r>
      <w:r>
        <w:rPr>
          <w:rFonts w:hint="eastAsia"/>
        </w:rPr>
        <w:t xml:space="preserve"> </w:t>
      </w:r>
      <w:r>
        <w:t>c=18</w:t>
      </w:r>
    </w:p>
    <w:p w14:paraId="0AA91F0C" w14:textId="77777777" w:rsidR="00A3419F" w:rsidRPr="009313CC" w:rsidRDefault="00A3419F" w:rsidP="00A3419F">
      <w:pPr>
        <w:jc w:val="left"/>
        <w:rPr>
          <w:highlight w:val="lightGray"/>
        </w:rPr>
      </w:pPr>
      <w:r w:rsidRPr="009313CC">
        <w:rPr>
          <w:highlight w:val="lightGray"/>
        </w:rPr>
        <w:t>771072, 4595190, 3192537, 3968359, 5444968, 4086988, 1395481, 4277177, 2794559, 3017675, 12310, 1324714</w:t>
      </w:r>
    </w:p>
    <w:p w14:paraId="1518D5CB" w14:textId="77777777" w:rsidR="00A3419F" w:rsidRDefault="00A3419F" w:rsidP="00A3419F">
      <w:pPr>
        <w:jc w:val="left"/>
        <w:rPr>
          <w:highlight w:val="lightGray"/>
        </w:rPr>
      </w:pPr>
      <w:r w:rsidRPr="000A04AD">
        <w:rPr>
          <w:highlight w:val="lightGray"/>
        </w:rPr>
        <w:t xml:space="preserve">max: </w:t>
      </w:r>
      <w:r>
        <w:rPr>
          <w:highlight w:val="lightGray"/>
        </w:rPr>
        <w:t>5444968</w:t>
      </w:r>
      <w:r w:rsidRPr="000A04AD">
        <w:rPr>
          <w:highlight w:val="lightGray"/>
        </w:rPr>
        <w:t xml:space="preserve"> (link 4)</w:t>
      </w:r>
      <w:r>
        <w:rPr>
          <w:highlight w:val="lightGray"/>
        </w:rPr>
        <w:tab/>
        <w:t>second: 4595190 (link 1)</w:t>
      </w:r>
    </w:p>
    <w:p w14:paraId="204ED0B3" w14:textId="77777777" w:rsidR="00A3419F" w:rsidRDefault="00A3419F" w:rsidP="00CB0A76">
      <w:pPr>
        <w:jc w:val="left"/>
      </w:pPr>
    </w:p>
    <w:p w14:paraId="1BE2CD2B" w14:textId="46EEE4A4" w:rsidR="00A3419F" w:rsidRPr="00BF0B93" w:rsidRDefault="00A3419F" w:rsidP="00CB0A76">
      <w:pPr>
        <w:jc w:val="left"/>
        <w:rPr>
          <w:highlight w:val="lightGray"/>
        </w:rPr>
      </w:pPr>
      <w:r w:rsidRPr="00BF0B93">
        <w:rPr>
          <w:highlight w:val="lightGray"/>
        </w:rPr>
        <w:t>cost: 0</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migration: 17</w:t>
      </w:r>
      <w:r w:rsidRPr="00BF0B93">
        <w:rPr>
          <w:highlight w:val="lightGray"/>
        </w:rPr>
        <w:tab/>
        <w:t>max: 3485152</w:t>
      </w:r>
      <w:r w:rsidRPr="00BF0B93">
        <w:rPr>
          <w:highlight w:val="lightGray"/>
        </w:rPr>
        <w:tab/>
      </w:r>
      <w:r w:rsidRPr="00BF0B93">
        <w:rPr>
          <w:highlight w:val="lightGray"/>
        </w:rPr>
        <w:tab/>
        <w:t>ratio: 36.00%</w:t>
      </w:r>
    </w:p>
    <w:p w14:paraId="355E2B3C" w14:textId="788CA6FB" w:rsidR="00A3419F" w:rsidRPr="00BF0B93" w:rsidRDefault="00A3419F" w:rsidP="00CB0A76">
      <w:pPr>
        <w:jc w:val="left"/>
        <w:rPr>
          <w:highlight w:val="lightGray"/>
        </w:rPr>
      </w:pPr>
      <w:r w:rsidRPr="00BF0B93">
        <w:rPr>
          <w:highlight w:val="lightGray"/>
        </w:rPr>
        <w:t>cost: 1</w:t>
      </w:r>
      <w:r w:rsidRPr="00BF0B93">
        <w:rPr>
          <w:highlight w:val="lightGray"/>
        </w:rPr>
        <w:tab/>
      </w:r>
      <w:r w:rsidRPr="00BF0B93">
        <w:rPr>
          <w:highlight w:val="lightGray"/>
        </w:rPr>
        <w:tab/>
      </w:r>
      <w:r w:rsidR="00711FA1" w:rsidRPr="00BF0B93">
        <w:rPr>
          <w:highlight w:val="lightGray"/>
        </w:rPr>
        <w:tab/>
      </w:r>
      <w:r w:rsidR="00711FA1" w:rsidRPr="00BF0B93">
        <w:rPr>
          <w:highlight w:val="lightGray"/>
        </w:rPr>
        <w:tab/>
      </w:r>
      <w:r w:rsidRPr="00BF0B93">
        <w:rPr>
          <w:highlight w:val="lightGray"/>
        </w:rPr>
        <w:t xml:space="preserve">migration: </w:t>
      </w:r>
      <w:r w:rsidR="00A9416D" w:rsidRPr="00BF0B93">
        <w:rPr>
          <w:highlight w:val="lightGray"/>
        </w:rPr>
        <w:t>8</w:t>
      </w:r>
      <w:r w:rsidR="00A9416D" w:rsidRPr="00BF0B93">
        <w:rPr>
          <w:highlight w:val="lightGray"/>
        </w:rPr>
        <w:tab/>
      </w:r>
      <w:r w:rsidR="00A9416D" w:rsidRPr="00BF0B93">
        <w:rPr>
          <w:highlight w:val="lightGray"/>
        </w:rPr>
        <w:tab/>
        <w:t>max: 3485152</w:t>
      </w:r>
      <w:r w:rsidR="00A9416D" w:rsidRPr="00BF0B93">
        <w:rPr>
          <w:highlight w:val="lightGray"/>
        </w:rPr>
        <w:tab/>
      </w:r>
      <w:r w:rsidR="00A9416D" w:rsidRPr="00BF0B93">
        <w:rPr>
          <w:highlight w:val="lightGray"/>
        </w:rPr>
        <w:tab/>
        <w:t>ratio: 36.00%</w:t>
      </w:r>
    </w:p>
    <w:p w14:paraId="44DA365E" w14:textId="44B279AC" w:rsidR="00A9416D" w:rsidRPr="00BF0B93" w:rsidRDefault="00F04ACB" w:rsidP="00CB0A76">
      <w:pPr>
        <w:jc w:val="left"/>
        <w:rPr>
          <w:highlight w:val="lightGray"/>
        </w:rPr>
      </w:pPr>
      <w:r w:rsidRPr="00BF0B93">
        <w:rPr>
          <w:highlight w:val="lightGray"/>
        </w:rPr>
        <w:t>cost: 15</w:t>
      </w:r>
      <w:r w:rsidR="00711FA1" w:rsidRPr="00BF0B93">
        <w:rPr>
          <w:highlight w:val="lightGray"/>
        </w:rPr>
        <w:t>0000</w:t>
      </w:r>
      <w:r w:rsidR="00711FA1" w:rsidRPr="00BF0B93">
        <w:rPr>
          <w:highlight w:val="lightGray"/>
        </w:rPr>
        <w:tab/>
      </w:r>
      <w:r w:rsidR="00711FA1" w:rsidRPr="00BF0B93">
        <w:rPr>
          <w:highlight w:val="lightGray"/>
        </w:rPr>
        <w:tab/>
        <w:t>migration: 8</w:t>
      </w:r>
      <w:r w:rsidR="00711FA1" w:rsidRPr="00BF0B93">
        <w:rPr>
          <w:highlight w:val="lightGray"/>
        </w:rPr>
        <w:tab/>
      </w:r>
      <w:r w:rsidR="00711FA1" w:rsidRPr="00BF0B93">
        <w:rPr>
          <w:highlight w:val="lightGray"/>
        </w:rPr>
        <w:tab/>
        <w:t>max: 3485152</w:t>
      </w:r>
      <w:r w:rsidR="00711FA1" w:rsidRPr="00BF0B93">
        <w:rPr>
          <w:highlight w:val="lightGray"/>
        </w:rPr>
        <w:tab/>
      </w:r>
      <w:r w:rsidR="00711FA1" w:rsidRPr="00BF0B93">
        <w:rPr>
          <w:highlight w:val="lightGray"/>
        </w:rPr>
        <w:tab/>
        <w:t>ratio: 36.00%</w:t>
      </w:r>
    </w:p>
    <w:p w14:paraId="75DDC595" w14:textId="57F1D226" w:rsidR="00D8343E" w:rsidRPr="00BF0B93" w:rsidRDefault="00D8343E" w:rsidP="00CB0A76">
      <w:pPr>
        <w:jc w:val="left"/>
        <w:rPr>
          <w:highlight w:val="lightGray"/>
        </w:rPr>
      </w:pPr>
      <w:r w:rsidRPr="00BF0B93">
        <w:rPr>
          <w:highlight w:val="lightGray"/>
        </w:rPr>
        <w:t>cost: 160000</w:t>
      </w:r>
      <w:r w:rsidRPr="00BF0B93">
        <w:rPr>
          <w:highlight w:val="lightGray"/>
        </w:rPr>
        <w:tab/>
      </w:r>
      <w:r w:rsidRPr="00BF0B93">
        <w:rPr>
          <w:highlight w:val="lightGray"/>
        </w:rPr>
        <w:tab/>
        <w:t>migration: 4</w:t>
      </w:r>
      <w:r w:rsidRPr="00BF0B93">
        <w:rPr>
          <w:highlight w:val="lightGray"/>
        </w:rPr>
        <w:tab/>
      </w:r>
      <w:r w:rsidRPr="00BF0B93">
        <w:rPr>
          <w:highlight w:val="lightGray"/>
        </w:rPr>
        <w:tab/>
        <w:t>max: 4091384</w:t>
      </w:r>
      <w:r w:rsidRPr="00BF0B93">
        <w:rPr>
          <w:highlight w:val="lightGray"/>
        </w:rPr>
        <w:tab/>
      </w:r>
      <w:r w:rsidRPr="00BF0B93">
        <w:rPr>
          <w:highlight w:val="lightGray"/>
        </w:rPr>
        <w:tab/>
        <w:t>ratio: 24.86%</w:t>
      </w:r>
    </w:p>
    <w:p w14:paraId="55C6525A" w14:textId="34521A51" w:rsidR="00711FA1" w:rsidRPr="00BF0B93" w:rsidRDefault="00711FA1" w:rsidP="00CB0A76">
      <w:pPr>
        <w:jc w:val="left"/>
        <w:rPr>
          <w:highlight w:val="lightGray"/>
        </w:rPr>
      </w:pPr>
      <w:r w:rsidRPr="00BF0B93">
        <w:rPr>
          <w:highlight w:val="lightGray"/>
        </w:rPr>
        <w:t>cost: 200000</w:t>
      </w:r>
      <w:r w:rsidRPr="00BF0B93">
        <w:rPr>
          <w:highlight w:val="lightGray"/>
        </w:rPr>
        <w:tab/>
      </w:r>
      <w:r w:rsidRPr="00BF0B93">
        <w:rPr>
          <w:highlight w:val="lightGray"/>
        </w:rPr>
        <w:tab/>
        <w:t>migraiton: 3</w:t>
      </w:r>
      <w:r w:rsidRPr="00BF0B93">
        <w:rPr>
          <w:highlight w:val="lightGray"/>
        </w:rPr>
        <w:tab/>
      </w:r>
      <w:r w:rsidRPr="00BF0B93">
        <w:rPr>
          <w:highlight w:val="lightGray"/>
        </w:rPr>
        <w:tab/>
        <w:t>max: 4277177</w:t>
      </w:r>
      <w:r w:rsidRPr="00BF0B93">
        <w:rPr>
          <w:highlight w:val="lightGray"/>
        </w:rPr>
        <w:tab/>
      </w:r>
      <w:r w:rsidRPr="00BF0B93">
        <w:rPr>
          <w:highlight w:val="lightGray"/>
        </w:rPr>
        <w:tab/>
        <w:t>ratio: 21.45%</w:t>
      </w:r>
    </w:p>
    <w:p w14:paraId="2DBA38CE" w14:textId="2AE9441D" w:rsidR="005F69F1" w:rsidRPr="00BF0B93" w:rsidRDefault="005F69F1" w:rsidP="00CB0A76">
      <w:pPr>
        <w:jc w:val="left"/>
        <w:rPr>
          <w:highlight w:val="lightGray"/>
        </w:rPr>
      </w:pPr>
      <w:r w:rsidRPr="00BF0B93">
        <w:rPr>
          <w:highlight w:val="lightGray"/>
        </w:rPr>
        <w:t>cost: 300000</w:t>
      </w:r>
      <w:r w:rsidRPr="00BF0B93">
        <w:rPr>
          <w:highlight w:val="lightGray"/>
        </w:rPr>
        <w:tab/>
      </w:r>
      <w:r w:rsidRPr="00BF0B93">
        <w:rPr>
          <w:highlight w:val="lightGray"/>
        </w:rPr>
        <w:tab/>
        <w:t>migration: 1</w:t>
      </w:r>
      <w:r w:rsidRPr="00BF0B93">
        <w:rPr>
          <w:highlight w:val="lightGray"/>
        </w:rPr>
        <w:tab/>
      </w:r>
      <w:r w:rsidRPr="00BF0B93">
        <w:rPr>
          <w:highlight w:val="lightGray"/>
        </w:rPr>
        <w:tab/>
        <w:t>max: 4767217</w:t>
      </w:r>
      <w:r w:rsidRPr="00BF0B93">
        <w:rPr>
          <w:highlight w:val="lightGray"/>
        </w:rPr>
        <w:tab/>
      </w:r>
      <w:r w:rsidRPr="00BF0B93">
        <w:rPr>
          <w:highlight w:val="lightGray"/>
        </w:rPr>
        <w:tab/>
        <w:t>ratio: 12.45%</w:t>
      </w:r>
    </w:p>
    <w:p w14:paraId="5E6B53AB" w14:textId="5675A35B" w:rsidR="00156FAF" w:rsidRDefault="00156FAF" w:rsidP="00CB0A76">
      <w:pPr>
        <w:jc w:val="left"/>
      </w:pPr>
      <w:r w:rsidRPr="00BF0B93">
        <w:rPr>
          <w:highlight w:val="lightGray"/>
        </w:rPr>
        <w:t>cost: 700000</w:t>
      </w:r>
      <w:r w:rsidRPr="00BF0B93">
        <w:rPr>
          <w:highlight w:val="lightGray"/>
        </w:rPr>
        <w:tab/>
      </w:r>
      <w:r w:rsidRPr="00BF0B93">
        <w:rPr>
          <w:highlight w:val="lightGray"/>
        </w:rPr>
        <w:tab/>
        <w:t>migration: 0</w:t>
      </w:r>
      <w:r w:rsidRPr="00BF0B93">
        <w:rPr>
          <w:highlight w:val="lightGray"/>
        </w:rPr>
        <w:tab/>
      </w:r>
      <w:r w:rsidRPr="00BF0B93">
        <w:rPr>
          <w:highlight w:val="lightGray"/>
        </w:rPr>
        <w:tab/>
        <w:t>max: 4595190</w:t>
      </w:r>
      <w:r w:rsidRPr="00BF0B93">
        <w:rPr>
          <w:highlight w:val="lightGray"/>
        </w:rPr>
        <w:tab/>
      </w:r>
      <w:r w:rsidRPr="00BF0B93">
        <w:rPr>
          <w:highlight w:val="lightGray"/>
        </w:rPr>
        <w:tab/>
        <w:t>raito: 0.00%</w:t>
      </w:r>
    </w:p>
    <w:p w14:paraId="22B967A5" w14:textId="77777777" w:rsidR="008507FD" w:rsidRDefault="008507FD" w:rsidP="00CB0A76">
      <w:pPr>
        <w:jc w:val="left"/>
      </w:pPr>
    </w:p>
    <w:p w14:paraId="1742A914" w14:textId="7F958957" w:rsidR="00B62B7D" w:rsidRDefault="008507FD" w:rsidP="00495397">
      <w:pPr>
        <w:ind w:firstLine="420"/>
        <w:jc w:val="left"/>
      </w:pPr>
      <w:r>
        <w:rPr>
          <w:rFonts w:hint="eastAsia"/>
        </w:rPr>
        <w:t>同步等量地提高所有虚拟机的迁移开销</w:t>
      </w:r>
      <w:r w:rsidR="007369BE">
        <w:rPr>
          <w:rFonts w:hint="eastAsia"/>
        </w:rPr>
        <w:t>系数</w:t>
      </w:r>
      <w:r>
        <w:rPr>
          <w:rFonts w:hint="eastAsia"/>
        </w:rPr>
        <w:t>将使得每次迁移操作的代价变得更加高昂，从而算法决定进行迁移的虚拟机的数目也随之减小，因此对算法对网络流量的效果也随之变差。</w:t>
      </w:r>
      <w:r w:rsidR="007369BE">
        <w:rPr>
          <w:rFonts w:hint="eastAsia"/>
        </w:rPr>
        <w:t>迁移开销系数由</w:t>
      </w:r>
      <w:r w:rsidR="007369BE">
        <w:rPr>
          <w:rFonts w:hint="eastAsia"/>
        </w:rPr>
        <w:t>0</w:t>
      </w:r>
      <w:r w:rsidR="007369BE">
        <w:rPr>
          <w:rFonts w:hint="eastAsia"/>
        </w:rPr>
        <w:t>变为</w:t>
      </w:r>
      <w:r w:rsidR="007369BE">
        <w:rPr>
          <w:rFonts w:hint="eastAsia"/>
        </w:rPr>
        <w:t>1</w:t>
      </w:r>
      <w:r w:rsidR="007369BE">
        <w:rPr>
          <w:rFonts w:hint="eastAsia"/>
        </w:rPr>
        <w:t>时，最繁忙链路的网络流量的减小量并未改变，但虚拟机迁移的次数却大量减少。这是因为，仅考虑链路上网络流量的优化时，最优的解并不唯一，</w:t>
      </w:r>
      <w:r w:rsidR="00573D7B">
        <w:rPr>
          <w:rFonts w:hint="eastAsia"/>
        </w:rPr>
        <w:t>而迁移开销系数大于</w:t>
      </w:r>
      <w:r w:rsidR="00573D7B">
        <w:rPr>
          <w:rFonts w:hint="eastAsia"/>
        </w:rPr>
        <w:t>0</w:t>
      </w:r>
      <w:r w:rsidR="0092652F">
        <w:rPr>
          <w:rFonts w:hint="eastAsia"/>
        </w:rPr>
        <w:t>将使得不能直接降低最大网络流量的迁移都不会发生</w:t>
      </w:r>
      <w:r w:rsidR="00573D7B">
        <w:rPr>
          <w:rFonts w:hint="eastAsia"/>
        </w:rPr>
        <w:t>。</w:t>
      </w:r>
      <w:r w:rsidR="0092652F">
        <w:rPr>
          <w:rFonts w:hint="eastAsia"/>
        </w:rPr>
        <w:t>因此即使计算集群上</w:t>
      </w:r>
      <w:r w:rsidR="0092652F">
        <w:rPr>
          <w:rFonts w:hint="eastAsia"/>
        </w:rPr>
        <w:t>OpenStack</w:t>
      </w:r>
      <w:r w:rsidR="0092652F">
        <w:rPr>
          <w:rFonts w:hint="eastAsia"/>
        </w:rPr>
        <w:t>采取在线迁移方式</w:t>
      </w:r>
      <w:r w:rsidR="0092652F" w:rsidRPr="0092652F">
        <w:rPr>
          <w:rFonts w:hint="eastAsia"/>
          <w:highlight w:val="cyan"/>
        </w:rPr>
        <w:t>引用到前文在线迁移</w:t>
      </w:r>
      <w:r w:rsidR="0092652F">
        <w:rPr>
          <w:rFonts w:hint="eastAsia"/>
        </w:rPr>
        <w:t>，我们也倾向于将默认的迁移开销系数</w:t>
      </w:r>
      <w:r w:rsidR="00D0695C">
        <w:rPr>
          <w:rFonts w:hint="eastAsia"/>
        </w:rPr>
        <w:t>设成正值而非</w:t>
      </w:r>
      <w:r w:rsidR="00D0695C">
        <w:rPr>
          <w:rFonts w:hint="eastAsia"/>
        </w:rPr>
        <w:t>0</w:t>
      </w:r>
      <w:r w:rsidR="00D0695C">
        <w:rPr>
          <w:rFonts w:hint="eastAsia"/>
        </w:rPr>
        <w:t>，从而减少无谓的迁移操作次数。</w:t>
      </w:r>
    </w:p>
    <w:p w14:paraId="735D2959" w14:textId="1E61CADA" w:rsidR="00B62B7D" w:rsidRDefault="000864FD" w:rsidP="008507FD">
      <w:pPr>
        <w:ind w:firstLine="420"/>
        <w:jc w:val="left"/>
      </w:pPr>
      <w:r>
        <w:rPr>
          <w:rFonts w:hint="eastAsia"/>
        </w:rPr>
        <w:t>为了展示虚拟机的迁移开销系数对迁移行为</w:t>
      </w:r>
      <w:r w:rsidR="00495397">
        <w:rPr>
          <w:rFonts w:hint="eastAsia"/>
        </w:rPr>
        <w:t>的影响，我们构造小型实验如下：</w:t>
      </w:r>
    </w:p>
    <w:p w14:paraId="0A3EFE9B" w14:textId="1975B94B" w:rsidR="005F69F1" w:rsidRDefault="006803EB" w:rsidP="00CB0A76">
      <w:pPr>
        <w:jc w:val="left"/>
      </w:pPr>
      <w:r>
        <w:rPr>
          <w:noProof/>
        </w:rPr>
        <w:drawing>
          <wp:anchor distT="0" distB="0" distL="114300" distR="114300" simplePos="0" relativeHeight="251664384" behindDoc="0" locked="0" layoutInCell="1" allowOverlap="1" wp14:anchorId="5CBD275F" wp14:editId="07DBE7EE">
            <wp:simplePos x="0" y="0"/>
            <wp:positionH relativeFrom="margin">
              <wp:posOffset>1371600</wp:posOffset>
            </wp:positionH>
            <wp:positionV relativeFrom="paragraph">
              <wp:posOffset>518795</wp:posOffset>
            </wp:positionV>
            <wp:extent cx="2512695" cy="2036445"/>
            <wp:effectExtent l="0" t="0" r="1905" b="0"/>
            <wp:wrapTopAndBottom/>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12695"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5397">
        <w:rPr>
          <w:rFonts w:hint="eastAsia"/>
        </w:rPr>
        <w:t>3</w:t>
      </w:r>
      <w:r w:rsidR="00495397">
        <w:rPr>
          <w:rFonts w:hint="eastAsia"/>
        </w:rPr>
        <w:t>个机架</w:t>
      </w:r>
      <w:r w:rsidRPr="006803EB">
        <w:rPr>
          <w:position w:val="-12"/>
        </w:rPr>
        <w:object w:dxaOrig="220" w:dyaOrig="380" w14:anchorId="791F20B2">
          <v:shape id="_x0000_i1136" type="#_x0000_t75" style="width:11pt;height:19pt" o:ole="">
            <v:imagedata r:id="rId236" o:title=""/>
          </v:shape>
          <o:OLEObject Type="Embed" ProgID="Equation.DSMT4" ShapeID="_x0000_i1136" DrawAspect="Content" ObjectID="_1337010657" r:id="rId237"/>
        </w:object>
      </w:r>
      <w:r>
        <w:rPr>
          <w:rFonts w:hint="eastAsia"/>
        </w:rPr>
        <w:t>，</w:t>
      </w:r>
      <w:r w:rsidRPr="006803EB">
        <w:rPr>
          <w:position w:val="-12"/>
        </w:rPr>
        <w:object w:dxaOrig="200" w:dyaOrig="380" w14:anchorId="4FC3CC14">
          <v:shape id="_x0000_i1137" type="#_x0000_t75" style="width:10pt;height:19pt" o:ole="">
            <v:imagedata r:id="rId238" o:title=""/>
          </v:shape>
          <o:OLEObject Type="Embed" ProgID="Equation.DSMT4" ShapeID="_x0000_i1137" DrawAspect="Content" ObjectID="_1337010658" r:id="rId239"/>
        </w:object>
      </w:r>
      <w:r>
        <w:rPr>
          <w:rFonts w:hint="eastAsia"/>
        </w:rPr>
        <w:t>，</w:t>
      </w:r>
      <w:r w:rsidRPr="006803EB">
        <w:rPr>
          <w:position w:val="-12"/>
        </w:rPr>
        <w:object w:dxaOrig="220" w:dyaOrig="380" w14:anchorId="26824F9F">
          <v:shape id="_x0000_i1138" type="#_x0000_t75" style="width:11pt;height:19pt" o:ole="">
            <v:imagedata r:id="rId240" o:title=""/>
          </v:shape>
          <o:OLEObject Type="Embed" ProgID="Equation.DSMT4" ShapeID="_x0000_i1138" DrawAspect="Content" ObjectID="_1337010659" r:id="rId241"/>
        </w:object>
      </w:r>
      <w:r w:rsidR="00495397">
        <w:rPr>
          <w:rFonts w:hint="eastAsia"/>
        </w:rPr>
        <w:t>上各有一台服务器，每台服务器上运行一个虚拟机，虚拟机</w:t>
      </w:r>
      <w:r w:rsidR="001264A8" w:rsidRPr="006803EB">
        <w:rPr>
          <w:position w:val="-12"/>
        </w:rPr>
        <w:object w:dxaOrig="260" w:dyaOrig="380" w14:anchorId="69C6DCE9">
          <v:shape id="_x0000_i1139" type="#_x0000_t75" style="width:13pt;height:19pt" o:ole="">
            <v:imagedata r:id="rId242" o:title=""/>
          </v:shape>
          <o:OLEObject Type="Embed" ProgID="Equation.DSMT4" ShapeID="_x0000_i1139" DrawAspect="Content" ObjectID="_1337010660" r:id="rId243"/>
        </w:object>
      </w:r>
      <w:r w:rsidR="001264A8">
        <w:rPr>
          <w:rFonts w:hint="eastAsia"/>
        </w:rPr>
        <w:t>，</w:t>
      </w:r>
      <w:r w:rsidRPr="006803EB">
        <w:rPr>
          <w:position w:val="-12"/>
        </w:rPr>
        <w:object w:dxaOrig="240" w:dyaOrig="380" w14:anchorId="42090F50">
          <v:shape id="_x0000_i1140" type="#_x0000_t75" style="width:12pt;height:19pt" o:ole="">
            <v:imagedata r:id="rId244" o:title=""/>
          </v:shape>
          <o:OLEObject Type="Embed" ProgID="Equation.DSMT4" ShapeID="_x0000_i1140" DrawAspect="Content" ObjectID="_1337010661" r:id="rId245"/>
        </w:object>
      </w:r>
      <w:r>
        <w:rPr>
          <w:rFonts w:hint="eastAsia"/>
        </w:rPr>
        <w:t>，</w:t>
      </w:r>
      <w:r w:rsidRPr="006803EB">
        <w:rPr>
          <w:position w:val="-12"/>
        </w:rPr>
        <w:object w:dxaOrig="260" w:dyaOrig="380" w14:anchorId="29CBDD7B">
          <v:shape id="_x0000_i1141" type="#_x0000_t75" style="width:13pt;height:19pt" o:ole="">
            <v:imagedata r:id="rId246" o:title=""/>
          </v:shape>
          <o:OLEObject Type="Embed" ProgID="Equation.DSMT4" ShapeID="_x0000_i1141" DrawAspect="Content" ObjectID="_1337010662" r:id="rId247"/>
        </w:object>
      </w:r>
      <w:r w:rsidR="00495397">
        <w:rPr>
          <w:rFonts w:hint="eastAsia"/>
        </w:rPr>
        <w:t>两两之间的网络通信流量均相等。</w:t>
      </w:r>
      <w:r w:rsidRPr="006803EB">
        <w:rPr>
          <w:rFonts w:hint="eastAsia"/>
          <w:highlight w:val="cyan"/>
        </w:rPr>
        <w:t>引用图</w:t>
      </w:r>
    </w:p>
    <w:p w14:paraId="0A44AE49" w14:textId="59D2CC90" w:rsidR="006803EB" w:rsidRDefault="006803EB" w:rsidP="00CB0A76">
      <w:pPr>
        <w:jc w:val="left"/>
      </w:pPr>
      <w:r>
        <w:rPr>
          <w:rFonts w:hint="eastAsia"/>
        </w:rPr>
        <w:tab/>
      </w:r>
      <w:r>
        <w:rPr>
          <w:rFonts w:hint="eastAsia"/>
        </w:rPr>
        <w:t>若三台虚拟机的迁移开销系数相等（为</w:t>
      </w:r>
      <w:r>
        <w:rPr>
          <w:rFonts w:hint="eastAsia"/>
        </w:rPr>
        <w:t>0</w:t>
      </w:r>
      <w:r w:rsidR="00D27EC0">
        <w:rPr>
          <w:rFonts w:hint="eastAsia"/>
        </w:rPr>
        <w:t>或</w:t>
      </w:r>
      <w:r>
        <w:rPr>
          <w:rFonts w:hint="eastAsia"/>
        </w:rPr>
        <w:t>较小的正数），</w:t>
      </w:r>
      <w:r w:rsidR="001264A8">
        <w:rPr>
          <w:rFonts w:hint="eastAsia"/>
        </w:rPr>
        <w:t>调度</w:t>
      </w:r>
      <w:r>
        <w:rPr>
          <w:rFonts w:hint="eastAsia"/>
        </w:rPr>
        <w:t>算法做出的决策是</w:t>
      </w:r>
      <w:r w:rsidR="001264A8">
        <w:rPr>
          <w:rFonts w:hint="eastAsia"/>
        </w:rPr>
        <w:t>将</w:t>
      </w:r>
      <w:r w:rsidR="001264A8" w:rsidRPr="006803EB">
        <w:rPr>
          <w:position w:val="-12"/>
        </w:rPr>
        <w:object w:dxaOrig="240" w:dyaOrig="380" w14:anchorId="499AE39E">
          <v:shape id="_x0000_i1142" type="#_x0000_t75" style="width:12pt;height:19pt" o:ole="">
            <v:imagedata r:id="rId248" o:title=""/>
          </v:shape>
          <o:OLEObject Type="Embed" ProgID="Equation.DSMT4" ShapeID="_x0000_i1142" DrawAspect="Content" ObjectID="_1337010663" r:id="rId249"/>
        </w:object>
      </w:r>
      <w:r w:rsidR="001264A8">
        <w:rPr>
          <w:rFonts w:hint="eastAsia"/>
        </w:rPr>
        <w:t>和</w:t>
      </w:r>
      <w:r w:rsidR="001264A8" w:rsidRPr="006803EB">
        <w:rPr>
          <w:position w:val="-12"/>
        </w:rPr>
        <w:object w:dxaOrig="260" w:dyaOrig="380" w14:anchorId="561AF266">
          <v:shape id="_x0000_i1143" type="#_x0000_t75" style="width:13pt;height:19pt" o:ole="">
            <v:imagedata r:id="rId250" o:title=""/>
          </v:shape>
          <o:OLEObject Type="Embed" ProgID="Equation.DSMT4" ShapeID="_x0000_i1143" DrawAspect="Content" ObjectID="_1337010664" r:id="rId251"/>
        </w:object>
      </w:r>
      <w:r w:rsidR="001264A8">
        <w:rPr>
          <w:rFonts w:hint="eastAsia"/>
        </w:rPr>
        <w:t>迁移到</w:t>
      </w:r>
      <w:r w:rsidR="001264A8" w:rsidRPr="001264A8">
        <w:rPr>
          <w:position w:val="-12"/>
        </w:rPr>
        <w:object w:dxaOrig="220" w:dyaOrig="380" w14:anchorId="759F8771">
          <v:shape id="_x0000_i1144" type="#_x0000_t75" style="width:11pt;height:19pt" o:ole="">
            <v:imagedata r:id="rId252" o:title=""/>
          </v:shape>
          <o:OLEObject Type="Embed" ProgID="Equation.DSMT4" ShapeID="_x0000_i1144" DrawAspect="Content" ObjectID="_1337010665" r:id="rId253"/>
        </w:object>
      </w:r>
      <w:r w:rsidR="001264A8">
        <w:rPr>
          <w:rFonts w:hint="eastAsia"/>
        </w:rPr>
        <w:t>上。接着我们将</w:t>
      </w:r>
      <w:r w:rsidR="001264A8" w:rsidRPr="006803EB">
        <w:rPr>
          <w:position w:val="-12"/>
        </w:rPr>
        <w:object w:dxaOrig="260" w:dyaOrig="380" w14:anchorId="3DEAC16E">
          <v:shape id="_x0000_i1145" type="#_x0000_t75" style="width:13pt;height:19pt" o:ole="">
            <v:imagedata r:id="rId254" o:title=""/>
          </v:shape>
          <o:OLEObject Type="Embed" ProgID="Equation.DSMT4" ShapeID="_x0000_i1145" DrawAspect="Content" ObjectID="_1337010666" r:id="rId255"/>
        </w:object>
      </w:r>
      <w:r w:rsidR="001264A8">
        <w:rPr>
          <w:rFonts w:hint="eastAsia"/>
        </w:rPr>
        <w:t>，</w:t>
      </w:r>
      <w:r w:rsidR="001264A8" w:rsidRPr="006803EB">
        <w:rPr>
          <w:position w:val="-12"/>
        </w:rPr>
        <w:object w:dxaOrig="240" w:dyaOrig="380" w14:anchorId="720B677C">
          <v:shape id="_x0000_i1146" type="#_x0000_t75" style="width:12pt;height:19pt" o:ole="">
            <v:imagedata r:id="rId256" o:title=""/>
          </v:shape>
          <o:OLEObject Type="Embed" ProgID="Equation.DSMT4" ShapeID="_x0000_i1146" DrawAspect="Content" ObjectID="_1337010667" r:id="rId257"/>
        </w:object>
      </w:r>
      <w:r w:rsidR="001264A8">
        <w:rPr>
          <w:rFonts w:hint="eastAsia"/>
        </w:rPr>
        <w:t>，</w:t>
      </w:r>
      <w:r w:rsidR="001264A8" w:rsidRPr="006803EB">
        <w:rPr>
          <w:position w:val="-12"/>
        </w:rPr>
        <w:object w:dxaOrig="260" w:dyaOrig="380" w14:anchorId="3A8DE7AC">
          <v:shape id="_x0000_i1147" type="#_x0000_t75" style="width:13pt;height:19pt" o:ole="">
            <v:imagedata r:id="rId258" o:title=""/>
          </v:shape>
          <o:OLEObject Type="Embed" ProgID="Equation.DSMT4" ShapeID="_x0000_i1147" DrawAspect="Content" ObjectID="_1337010668" r:id="rId259"/>
        </w:object>
      </w:r>
      <w:r w:rsidR="001264A8">
        <w:rPr>
          <w:rFonts w:hint="eastAsia"/>
        </w:rPr>
        <w:t>的迁移开销系数设成</w:t>
      </w:r>
      <w:r w:rsidR="001264A8" w:rsidRPr="001264A8">
        <w:rPr>
          <w:position w:val="-12"/>
        </w:rPr>
        <w:object w:dxaOrig="240" w:dyaOrig="380" w14:anchorId="7A26D3D1">
          <v:shape id="_x0000_i1148" type="#_x0000_t75" style="width:12pt;height:19pt" o:ole="">
            <v:imagedata r:id="rId260" o:title=""/>
          </v:shape>
          <o:OLEObject Type="Embed" ProgID="Equation.DSMT4" ShapeID="_x0000_i1148" DrawAspect="Content" ObjectID="_1337010669" r:id="rId261"/>
        </w:object>
      </w:r>
      <w:r w:rsidR="001264A8">
        <w:rPr>
          <w:rFonts w:hint="eastAsia"/>
        </w:rPr>
        <w:t>，</w:t>
      </w:r>
      <w:r w:rsidR="001264A8" w:rsidRPr="001264A8">
        <w:rPr>
          <w:position w:val="-12"/>
        </w:rPr>
        <w:object w:dxaOrig="220" w:dyaOrig="380" w14:anchorId="273BD96D">
          <v:shape id="_x0000_i1149" type="#_x0000_t75" style="width:11pt;height:19pt" o:ole="">
            <v:imagedata r:id="rId262" o:title=""/>
          </v:shape>
          <o:OLEObject Type="Embed" ProgID="Equation.DSMT4" ShapeID="_x0000_i1149" DrawAspect="Content" ObjectID="_1337010670" r:id="rId263"/>
        </w:object>
      </w:r>
      <w:r w:rsidR="001264A8">
        <w:rPr>
          <w:rFonts w:hint="eastAsia"/>
        </w:rPr>
        <w:t>，</w:t>
      </w:r>
      <w:r w:rsidR="001264A8" w:rsidRPr="001264A8">
        <w:rPr>
          <w:position w:val="-12"/>
        </w:rPr>
        <w:object w:dxaOrig="260" w:dyaOrig="380" w14:anchorId="49E26500">
          <v:shape id="_x0000_i1150" type="#_x0000_t75" style="width:13pt;height:19pt" o:ole="">
            <v:imagedata r:id="rId264" o:title=""/>
          </v:shape>
          <o:OLEObject Type="Embed" ProgID="Equation.DSMT4" ShapeID="_x0000_i1150" DrawAspect="Content" ObjectID="_1337010671" r:id="rId265"/>
        </w:object>
      </w:r>
      <w:r w:rsidR="001264A8">
        <w:rPr>
          <w:rFonts w:hint="eastAsia"/>
        </w:rPr>
        <w:t>使得</w:t>
      </w:r>
      <w:r w:rsidR="008B284F" w:rsidRPr="001264A8">
        <w:rPr>
          <w:position w:val="-12"/>
        </w:rPr>
        <w:object w:dxaOrig="1440" w:dyaOrig="380" w14:anchorId="6E5C75BC">
          <v:shape id="_x0000_i1151" type="#_x0000_t75" style="width:1in;height:19pt" o:ole="">
            <v:imagedata r:id="rId266" o:title=""/>
          </v:shape>
          <o:OLEObject Type="Embed" ProgID="Equation.DSMT4" ShapeID="_x0000_i1151" DrawAspect="Content" ObjectID="_1337010672" r:id="rId267"/>
        </w:object>
      </w:r>
      <w:r w:rsidR="001264A8">
        <w:rPr>
          <w:rFonts w:hint="eastAsia"/>
        </w:rPr>
        <w:t>且</w:t>
      </w:r>
      <w:r w:rsidR="008B284F" w:rsidRPr="001264A8">
        <w:rPr>
          <w:position w:val="-12"/>
        </w:rPr>
        <w:object w:dxaOrig="260" w:dyaOrig="380" w14:anchorId="4F03BAC0">
          <v:shape id="_x0000_i1152" type="#_x0000_t75" style="width:13pt;height:19pt" o:ole="">
            <v:imagedata r:id="rId268" o:title=""/>
          </v:shape>
          <o:OLEObject Type="Embed" ProgID="Equation.DSMT4" ShapeID="_x0000_i1152" DrawAspect="Content" ObjectID="_1337010673" r:id="rId269"/>
        </w:object>
      </w:r>
      <w:r w:rsidR="001264A8">
        <w:rPr>
          <w:rFonts w:hint="eastAsia"/>
        </w:rPr>
        <w:t>足够小，</w:t>
      </w:r>
      <w:r w:rsidR="002C7331">
        <w:rPr>
          <w:rFonts w:hint="eastAsia"/>
        </w:rPr>
        <w:t>调度算法做出的决策是将</w:t>
      </w:r>
      <w:r w:rsidR="002C7331" w:rsidRPr="006803EB">
        <w:rPr>
          <w:position w:val="-12"/>
        </w:rPr>
        <w:object w:dxaOrig="260" w:dyaOrig="380" w14:anchorId="091930B9">
          <v:shape id="_x0000_i1153" type="#_x0000_t75" style="width:13pt;height:19pt" o:ole="">
            <v:imagedata r:id="rId270" o:title=""/>
          </v:shape>
          <o:OLEObject Type="Embed" ProgID="Equation.DSMT4" ShapeID="_x0000_i1153" DrawAspect="Content" ObjectID="_1337010674" r:id="rId271"/>
        </w:object>
      </w:r>
      <w:r w:rsidR="002C7331">
        <w:rPr>
          <w:rFonts w:hint="eastAsia"/>
        </w:rPr>
        <w:t>和</w:t>
      </w:r>
      <w:r w:rsidR="002C7331" w:rsidRPr="006803EB">
        <w:rPr>
          <w:position w:val="-12"/>
        </w:rPr>
        <w:object w:dxaOrig="240" w:dyaOrig="380" w14:anchorId="266EEDC5">
          <v:shape id="_x0000_i1154" type="#_x0000_t75" style="width:12pt;height:19pt" o:ole="">
            <v:imagedata r:id="rId272" o:title=""/>
          </v:shape>
          <o:OLEObject Type="Embed" ProgID="Equation.DSMT4" ShapeID="_x0000_i1154" DrawAspect="Content" ObjectID="_1337010675" r:id="rId273"/>
        </w:object>
      </w:r>
      <w:r w:rsidR="002C7331">
        <w:rPr>
          <w:rFonts w:hint="eastAsia"/>
        </w:rPr>
        <w:t>迁移到</w:t>
      </w:r>
      <w:r w:rsidR="00904E1D" w:rsidRPr="006803EB">
        <w:rPr>
          <w:position w:val="-12"/>
        </w:rPr>
        <w:object w:dxaOrig="220" w:dyaOrig="380" w14:anchorId="08A459C3">
          <v:shape id="_x0000_i1155" type="#_x0000_t75" style="width:11pt;height:19pt" o:ole="">
            <v:imagedata r:id="rId274" o:title=""/>
          </v:shape>
          <o:OLEObject Type="Embed" ProgID="Equation.DSMT4" ShapeID="_x0000_i1155" DrawAspect="Content" ObjectID="_1337010676" r:id="rId275"/>
        </w:object>
      </w:r>
      <w:r w:rsidR="002C7331">
        <w:rPr>
          <w:rFonts w:hint="eastAsia"/>
        </w:rPr>
        <w:t>上。由此可见为不同的虚拟机设置不同大小的迁移开销系数将影响</w:t>
      </w:r>
      <w:r w:rsidR="005822E3">
        <w:rPr>
          <w:rFonts w:hint="eastAsia"/>
        </w:rPr>
        <w:t>调度</w:t>
      </w:r>
      <w:r w:rsidR="002E7A0D">
        <w:rPr>
          <w:rFonts w:hint="eastAsia"/>
        </w:rPr>
        <w:t>算法所做出的迁移决策：其他条件一定</w:t>
      </w:r>
      <w:r w:rsidR="00216DDA">
        <w:rPr>
          <w:rFonts w:hint="eastAsia"/>
        </w:rPr>
        <w:t>，且不影响网络流量优化结果的前提下</w:t>
      </w:r>
      <w:r w:rsidR="002E7A0D">
        <w:rPr>
          <w:rFonts w:hint="eastAsia"/>
        </w:rPr>
        <w:t>，调度算法将优先考虑迁移开销系数小的虚拟机。</w:t>
      </w:r>
    </w:p>
    <w:p w14:paraId="058BE67B" w14:textId="0E891CC2" w:rsidR="00904E1D" w:rsidRDefault="00904E1D" w:rsidP="00CB0A76">
      <w:pPr>
        <w:jc w:val="left"/>
      </w:pPr>
      <w:r>
        <w:rPr>
          <w:rFonts w:hint="eastAsia"/>
        </w:rPr>
        <w:tab/>
      </w:r>
      <w:r>
        <w:rPr>
          <w:rFonts w:hint="eastAsia"/>
        </w:rPr>
        <w:t>固定一些虚拟机不能移动可以更加直接地影响虚拟机迁移的决策。例如在上例中，保持</w:t>
      </w:r>
      <w:r w:rsidRPr="001264A8">
        <w:rPr>
          <w:position w:val="-12"/>
        </w:rPr>
        <w:object w:dxaOrig="1440" w:dyaOrig="380" w14:anchorId="102D19F0">
          <v:shape id="_x0000_i1156" type="#_x0000_t75" style="width:1in;height:19pt" o:ole="">
            <v:imagedata r:id="rId276" o:title=""/>
          </v:shape>
          <o:OLEObject Type="Embed" ProgID="Equation.DSMT4" ShapeID="_x0000_i1156" DrawAspect="Content" ObjectID="_1337010677" r:id="rId277"/>
        </w:object>
      </w:r>
      <w:r>
        <w:rPr>
          <w:rFonts w:hint="eastAsia"/>
        </w:rPr>
        <w:t>且</w:t>
      </w:r>
      <w:r w:rsidRPr="001264A8">
        <w:rPr>
          <w:position w:val="-12"/>
        </w:rPr>
        <w:object w:dxaOrig="260" w:dyaOrig="380" w14:anchorId="160F4AF2">
          <v:shape id="_x0000_i1157" type="#_x0000_t75" style="width:13pt;height:19pt" o:ole="">
            <v:imagedata r:id="rId278" o:title=""/>
          </v:shape>
          <o:OLEObject Type="Embed" ProgID="Equation.DSMT4" ShapeID="_x0000_i1157" DrawAspect="Content" ObjectID="_1337010678" r:id="rId279"/>
        </w:object>
      </w:r>
      <w:r>
        <w:rPr>
          <w:rFonts w:hint="eastAsia"/>
        </w:rPr>
        <w:t>足够小的条件不变，将</w:t>
      </w:r>
      <w:r w:rsidRPr="00904E1D">
        <w:rPr>
          <w:position w:val="-12"/>
        </w:rPr>
        <w:object w:dxaOrig="240" w:dyaOrig="380" w14:anchorId="54417CCB">
          <v:shape id="_x0000_i1158" type="#_x0000_t75" style="width:12pt;height:19pt" o:ole="">
            <v:imagedata r:id="rId280" o:title=""/>
          </v:shape>
          <o:OLEObject Type="Embed" ProgID="Equation.DSMT4" ShapeID="_x0000_i1158" DrawAspect="Content" ObjectID="_1337010679" r:id="rId281"/>
        </w:object>
      </w:r>
      <w:r>
        <w:rPr>
          <w:rFonts w:hint="eastAsia"/>
        </w:rPr>
        <w:t>设置为固定虚拟机，调度算法的决策是将</w:t>
      </w:r>
      <w:r w:rsidRPr="00904E1D">
        <w:rPr>
          <w:position w:val="-12"/>
        </w:rPr>
        <w:object w:dxaOrig="260" w:dyaOrig="380" w14:anchorId="522F5B0E">
          <v:shape id="_x0000_i1159" type="#_x0000_t75" style="width:13pt;height:19pt" o:ole="">
            <v:imagedata r:id="rId282" o:title=""/>
          </v:shape>
          <o:OLEObject Type="Embed" ProgID="Equation.DSMT4" ShapeID="_x0000_i1159" DrawAspect="Content" ObjectID="_1337010680" r:id="rId283"/>
        </w:object>
      </w:r>
      <w:r>
        <w:rPr>
          <w:rFonts w:hint="eastAsia"/>
        </w:rPr>
        <w:t>和</w:t>
      </w:r>
      <w:r w:rsidRPr="00904E1D">
        <w:rPr>
          <w:position w:val="-12"/>
        </w:rPr>
        <w:object w:dxaOrig="260" w:dyaOrig="380" w14:anchorId="6CA02396">
          <v:shape id="_x0000_i1160" type="#_x0000_t75" style="width:13pt;height:19pt" o:ole="">
            <v:imagedata r:id="rId284" o:title=""/>
          </v:shape>
          <o:OLEObject Type="Embed" ProgID="Equation.DSMT4" ShapeID="_x0000_i1160" DrawAspect="Content" ObjectID="_1337010681" r:id="rId285"/>
        </w:object>
      </w:r>
      <w:r>
        <w:rPr>
          <w:rFonts w:hint="eastAsia"/>
        </w:rPr>
        <w:t>迁移到</w:t>
      </w:r>
      <w:r w:rsidRPr="00904E1D">
        <w:rPr>
          <w:position w:val="-12"/>
        </w:rPr>
        <w:object w:dxaOrig="200" w:dyaOrig="380" w14:anchorId="058D478A">
          <v:shape id="_x0000_i1161" type="#_x0000_t75" style="width:10pt;height:19pt" o:ole="">
            <v:imagedata r:id="rId286" o:title=""/>
          </v:shape>
          <o:OLEObject Type="Embed" ProgID="Equation.DSMT4" ShapeID="_x0000_i1161" DrawAspect="Content" ObjectID="_1337010682" r:id="rId287"/>
        </w:object>
      </w:r>
      <w:r>
        <w:rPr>
          <w:rFonts w:hint="eastAsia"/>
        </w:rPr>
        <w:t>上。</w:t>
      </w:r>
    </w:p>
    <w:p w14:paraId="67F6387D" w14:textId="77777777" w:rsidR="00BB20C9" w:rsidRDefault="00BB20C9" w:rsidP="00CB0A76">
      <w:pPr>
        <w:jc w:val="left"/>
      </w:pPr>
    </w:p>
    <w:p w14:paraId="6BE1EEBF" w14:textId="6011A4F9" w:rsidR="00BB20C9" w:rsidRDefault="00BB20C9" w:rsidP="00CB0A76">
      <w:pPr>
        <w:jc w:val="left"/>
      </w:pPr>
      <w:r>
        <w:rPr>
          <w:rFonts w:hint="eastAsia"/>
        </w:rPr>
        <w:t xml:space="preserve">4 </w:t>
      </w:r>
      <w:r>
        <w:rPr>
          <w:rFonts w:hint="eastAsia"/>
        </w:rPr>
        <w:t>算法的收敛性</w:t>
      </w:r>
      <w:r w:rsidR="0096042E">
        <w:rPr>
          <w:rFonts w:hint="eastAsia"/>
        </w:rPr>
        <w:t>和稳定性</w:t>
      </w:r>
    </w:p>
    <w:p w14:paraId="04B8CBB5" w14:textId="32DF5F74" w:rsidR="00713DAB" w:rsidRDefault="00FC25E2" w:rsidP="00CB0A76">
      <w:pPr>
        <w:jc w:val="left"/>
      </w:pPr>
      <w:r>
        <w:t>r = 0.05</w:t>
      </w:r>
    </w:p>
    <w:p w14:paraId="2E07D098" w14:textId="77777777" w:rsidR="00AB1E1F" w:rsidRDefault="00AB1E1F" w:rsidP="00CB0A76">
      <w:pPr>
        <w:jc w:val="left"/>
      </w:pPr>
    </w:p>
    <w:p w14:paraId="20AB504F" w14:textId="731ACE17" w:rsidR="008127EB" w:rsidRPr="00BF0B93" w:rsidRDefault="00AB1E1F" w:rsidP="00CB0A76">
      <w:pPr>
        <w:jc w:val="left"/>
        <w:rPr>
          <w:highlight w:val="lightGray"/>
        </w:rPr>
      </w:pPr>
      <w:r w:rsidRPr="00BF0B93">
        <w:rPr>
          <w:highlight w:val="lightGray"/>
        </w:rPr>
        <w:t>test_case</w:t>
      </w:r>
      <w:r w:rsidR="004C6C32" w:rsidRPr="00BF0B93">
        <w:rPr>
          <w:highlight w:val="lightGray"/>
        </w:rPr>
        <w:t>1</w:t>
      </w:r>
    </w:p>
    <w:p w14:paraId="6734AA6F" w14:textId="1637957C" w:rsidR="008127EB" w:rsidRPr="00BF0B93" w:rsidRDefault="008127EB" w:rsidP="00CB0A76">
      <w:pPr>
        <w:jc w:val="left"/>
        <w:rPr>
          <w:highlight w:val="lightGray"/>
        </w:rPr>
      </w:pPr>
      <w:r w:rsidRPr="00BF0B93">
        <w:rPr>
          <w:highlight w:val="lightGray"/>
        </w:rPr>
        <w:t>migration 7 max: 3909209 link 3</w:t>
      </w:r>
    </w:p>
    <w:p w14:paraId="6100B0A5" w14:textId="7026FF2A" w:rsidR="008127EB" w:rsidRPr="00BF0B93" w:rsidRDefault="008127EB" w:rsidP="008F3DA0">
      <w:pPr>
        <w:tabs>
          <w:tab w:val="center" w:pos="4153"/>
        </w:tabs>
        <w:jc w:val="left"/>
        <w:rPr>
          <w:highlight w:val="lightGray"/>
        </w:rPr>
      </w:pPr>
      <w:r w:rsidRPr="00BF0B93">
        <w:rPr>
          <w:highlight w:val="lightGray"/>
        </w:rPr>
        <w:t>migration 4 max: 3648707 link 8</w:t>
      </w:r>
    </w:p>
    <w:p w14:paraId="2317DC08" w14:textId="1881BC29" w:rsidR="008F3DA0" w:rsidRPr="00BF0B93" w:rsidRDefault="008F3DA0" w:rsidP="008F3DA0">
      <w:pPr>
        <w:tabs>
          <w:tab w:val="center" w:pos="4153"/>
        </w:tabs>
        <w:jc w:val="left"/>
        <w:rPr>
          <w:highlight w:val="lightGray"/>
        </w:rPr>
      </w:pPr>
      <w:r w:rsidRPr="00BF0B93">
        <w:rPr>
          <w:highlight w:val="lightGray"/>
        </w:rPr>
        <w:t>no migrations</w:t>
      </w:r>
      <w:r w:rsidR="004C6C32" w:rsidRPr="00BF0B93">
        <w:rPr>
          <w:highlight w:val="lightGray"/>
        </w:rPr>
        <w:tab/>
        <w:t>2 rounds</w:t>
      </w:r>
    </w:p>
    <w:p w14:paraId="441C275E" w14:textId="77777777" w:rsidR="004C6C32" w:rsidRPr="00BF0B93" w:rsidRDefault="004C6C32" w:rsidP="008F3DA0">
      <w:pPr>
        <w:tabs>
          <w:tab w:val="center" w:pos="4153"/>
        </w:tabs>
        <w:jc w:val="left"/>
        <w:rPr>
          <w:highlight w:val="lightGray"/>
        </w:rPr>
      </w:pPr>
    </w:p>
    <w:p w14:paraId="071F1D04" w14:textId="6E91F763" w:rsidR="004C6C32" w:rsidRPr="00BF0B93" w:rsidRDefault="00AB1E1F" w:rsidP="008F3DA0">
      <w:pPr>
        <w:tabs>
          <w:tab w:val="center" w:pos="4153"/>
        </w:tabs>
        <w:jc w:val="left"/>
        <w:rPr>
          <w:highlight w:val="lightGray"/>
        </w:rPr>
      </w:pPr>
      <w:r w:rsidRPr="00BF0B93">
        <w:rPr>
          <w:highlight w:val="lightGray"/>
        </w:rPr>
        <w:t>test_case2</w:t>
      </w:r>
    </w:p>
    <w:p w14:paraId="7F15F0E6" w14:textId="77777777" w:rsidR="00AB1E1F" w:rsidRPr="00BF0B93" w:rsidRDefault="00AB1E1F" w:rsidP="00AB1E1F">
      <w:pPr>
        <w:tabs>
          <w:tab w:val="center" w:pos="4153"/>
        </w:tabs>
        <w:jc w:val="left"/>
        <w:rPr>
          <w:highlight w:val="lightGray"/>
        </w:rPr>
      </w:pPr>
      <w:r w:rsidRPr="00BF0B93">
        <w:rPr>
          <w:highlight w:val="lightGray"/>
        </w:rPr>
        <w:t>migration 6 max: 2670350 link 5</w:t>
      </w:r>
    </w:p>
    <w:p w14:paraId="079F6BE4" w14:textId="77777777" w:rsidR="00AB1E1F" w:rsidRPr="00BF0B93" w:rsidRDefault="00AB1E1F" w:rsidP="00AB1E1F">
      <w:pPr>
        <w:tabs>
          <w:tab w:val="center" w:pos="4153"/>
        </w:tabs>
        <w:jc w:val="left"/>
        <w:rPr>
          <w:highlight w:val="lightGray"/>
        </w:rPr>
      </w:pPr>
      <w:r w:rsidRPr="00BF0B93">
        <w:rPr>
          <w:highlight w:val="lightGray"/>
        </w:rPr>
        <w:t>migration 2 max: 2494460 link 3</w:t>
      </w:r>
    </w:p>
    <w:p w14:paraId="66614EDA" w14:textId="30592B8D" w:rsidR="00AB1E1F" w:rsidRPr="00BF0B93" w:rsidRDefault="00AB1E1F" w:rsidP="00AB1E1F">
      <w:pPr>
        <w:tabs>
          <w:tab w:val="center" w:pos="4153"/>
        </w:tabs>
        <w:jc w:val="left"/>
        <w:rPr>
          <w:highlight w:val="lightGray"/>
        </w:rPr>
      </w:pPr>
      <w:r w:rsidRPr="00BF0B93">
        <w:rPr>
          <w:highlight w:val="lightGray"/>
        </w:rPr>
        <w:t>no migrations</w:t>
      </w:r>
      <w:r w:rsidRPr="00BF0B93">
        <w:rPr>
          <w:highlight w:val="lightGray"/>
        </w:rPr>
        <w:tab/>
        <w:t>2 rounds</w:t>
      </w:r>
      <w:r w:rsidRPr="00BF0B93">
        <w:rPr>
          <w:highlight w:val="lightGray"/>
        </w:rPr>
        <w:tab/>
      </w:r>
    </w:p>
    <w:p w14:paraId="5BF11951" w14:textId="77777777" w:rsidR="00AB1E1F" w:rsidRPr="00BF0B93" w:rsidRDefault="00AB1E1F" w:rsidP="008F3DA0">
      <w:pPr>
        <w:tabs>
          <w:tab w:val="center" w:pos="4153"/>
        </w:tabs>
        <w:jc w:val="left"/>
        <w:rPr>
          <w:highlight w:val="lightGray"/>
        </w:rPr>
      </w:pPr>
    </w:p>
    <w:p w14:paraId="46B87907" w14:textId="668F4508" w:rsidR="00AB1E1F" w:rsidRPr="00BF0B93" w:rsidRDefault="003D0378" w:rsidP="008F3DA0">
      <w:pPr>
        <w:tabs>
          <w:tab w:val="center" w:pos="4153"/>
        </w:tabs>
        <w:jc w:val="left"/>
        <w:rPr>
          <w:highlight w:val="lightGray"/>
        </w:rPr>
      </w:pPr>
      <w:r w:rsidRPr="00BF0B93">
        <w:rPr>
          <w:highlight w:val="lightGray"/>
        </w:rPr>
        <w:t>test_case3</w:t>
      </w:r>
    </w:p>
    <w:p w14:paraId="3F136826" w14:textId="7A30AE48" w:rsidR="003D0378" w:rsidRPr="00BF0B93" w:rsidRDefault="003D0378" w:rsidP="008F3DA0">
      <w:pPr>
        <w:tabs>
          <w:tab w:val="center" w:pos="4153"/>
        </w:tabs>
        <w:jc w:val="left"/>
        <w:rPr>
          <w:highlight w:val="lightGray"/>
        </w:rPr>
      </w:pPr>
      <w:r w:rsidRPr="00BF0B93">
        <w:rPr>
          <w:highlight w:val="lightGray"/>
        </w:rPr>
        <w:t>migration 8 max: 3485152 link 7</w:t>
      </w:r>
    </w:p>
    <w:p w14:paraId="2A212855" w14:textId="5F39276F" w:rsidR="002E3AAC" w:rsidRDefault="00FF0A1C" w:rsidP="008F3DA0">
      <w:pPr>
        <w:tabs>
          <w:tab w:val="center" w:pos="4153"/>
        </w:tabs>
        <w:jc w:val="left"/>
      </w:pPr>
      <w:r w:rsidRPr="00BF0B93">
        <w:rPr>
          <w:highlight w:val="lightGray"/>
        </w:rPr>
        <w:t>no migrations</w:t>
      </w:r>
      <w:r w:rsidRPr="00BF0B93">
        <w:rPr>
          <w:highlight w:val="lightGray"/>
        </w:rPr>
        <w:tab/>
        <w:t>1 round</w:t>
      </w:r>
    </w:p>
    <w:p w14:paraId="5CC9E002" w14:textId="77777777" w:rsidR="00DF10C4" w:rsidRDefault="00DF10C4" w:rsidP="008F3DA0">
      <w:pPr>
        <w:tabs>
          <w:tab w:val="center" w:pos="4153"/>
        </w:tabs>
        <w:jc w:val="left"/>
      </w:pPr>
    </w:p>
    <w:p w14:paraId="47A39B19" w14:textId="6A81D6E9" w:rsidR="00DF10C4" w:rsidRDefault="00DF10C4" w:rsidP="008F3DA0">
      <w:pPr>
        <w:tabs>
          <w:tab w:val="center" w:pos="4153"/>
        </w:tabs>
        <w:jc w:val="left"/>
      </w:pPr>
      <w:r>
        <w:t>r = 0.02</w:t>
      </w:r>
    </w:p>
    <w:p w14:paraId="5C06B563" w14:textId="77777777" w:rsidR="00BF0B93" w:rsidRDefault="00BF0B93" w:rsidP="008F3DA0">
      <w:pPr>
        <w:tabs>
          <w:tab w:val="center" w:pos="4153"/>
        </w:tabs>
        <w:jc w:val="left"/>
      </w:pPr>
    </w:p>
    <w:p w14:paraId="00A8823E" w14:textId="77777777" w:rsidR="00BF0B93" w:rsidRPr="008F1D87" w:rsidRDefault="00BF0B93" w:rsidP="00BF0B93">
      <w:pPr>
        <w:jc w:val="left"/>
        <w:rPr>
          <w:highlight w:val="lightGray"/>
        </w:rPr>
      </w:pPr>
      <w:r w:rsidRPr="008F1D87">
        <w:rPr>
          <w:highlight w:val="lightGray"/>
        </w:rPr>
        <w:t>test_case1</w:t>
      </w:r>
    </w:p>
    <w:p w14:paraId="5B994197" w14:textId="77777777" w:rsidR="00BF0B93" w:rsidRPr="008F1D87" w:rsidRDefault="00BF0B93" w:rsidP="00BF0B93">
      <w:pPr>
        <w:jc w:val="left"/>
        <w:rPr>
          <w:highlight w:val="lightGray"/>
        </w:rPr>
      </w:pPr>
      <w:r w:rsidRPr="008F1D87">
        <w:rPr>
          <w:highlight w:val="lightGray"/>
        </w:rPr>
        <w:t>migration 7 max: 3909209 link 3</w:t>
      </w:r>
    </w:p>
    <w:p w14:paraId="2176191F" w14:textId="77777777" w:rsidR="00BF0B93" w:rsidRPr="008F1D87" w:rsidRDefault="00BF0B93" w:rsidP="00BF0B93">
      <w:pPr>
        <w:tabs>
          <w:tab w:val="center" w:pos="4153"/>
        </w:tabs>
        <w:jc w:val="left"/>
        <w:rPr>
          <w:highlight w:val="lightGray"/>
        </w:rPr>
      </w:pPr>
      <w:r w:rsidRPr="008F1D87">
        <w:rPr>
          <w:highlight w:val="lightGray"/>
        </w:rPr>
        <w:t>migration 4 max: 3648707 link 8</w:t>
      </w:r>
    </w:p>
    <w:p w14:paraId="4AAE8258" w14:textId="6B12300D" w:rsidR="00BF0B93" w:rsidRPr="008F1D87" w:rsidRDefault="00BF0B93" w:rsidP="00BF0B93">
      <w:pPr>
        <w:tabs>
          <w:tab w:val="center" w:pos="4153"/>
        </w:tabs>
        <w:jc w:val="left"/>
        <w:rPr>
          <w:highlight w:val="lightGray"/>
        </w:rPr>
      </w:pPr>
      <w:r w:rsidRPr="008F1D87">
        <w:rPr>
          <w:highlight w:val="lightGray"/>
        </w:rPr>
        <w:t>migration 2 max: 3524169 link 5</w:t>
      </w:r>
    </w:p>
    <w:p w14:paraId="72BE3865" w14:textId="4E737AD6" w:rsidR="00BF0B93" w:rsidRPr="008F1D87" w:rsidRDefault="00BF0B93" w:rsidP="00BF0B93">
      <w:pPr>
        <w:tabs>
          <w:tab w:val="center" w:pos="4153"/>
        </w:tabs>
        <w:jc w:val="left"/>
        <w:rPr>
          <w:highlight w:val="lightGray"/>
        </w:rPr>
      </w:pPr>
      <w:r w:rsidRPr="008F1D87">
        <w:rPr>
          <w:highlight w:val="lightGray"/>
        </w:rPr>
        <w:t>migration 4 max: 3392898 link 2</w:t>
      </w:r>
    </w:p>
    <w:p w14:paraId="7D7561EE" w14:textId="77777777" w:rsidR="00BF0B93" w:rsidRPr="008F1D87" w:rsidRDefault="00BF0B93" w:rsidP="00BF0B93">
      <w:pPr>
        <w:tabs>
          <w:tab w:val="center" w:pos="4153"/>
        </w:tabs>
        <w:jc w:val="left"/>
        <w:rPr>
          <w:highlight w:val="lightGray"/>
        </w:rPr>
      </w:pPr>
      <w:r w:rsidRPr="008F1D87">
        <w:rPr>
          <w:highlight w:val="lightGray"/>
        </w:rPr>
        <w:t>migration 14 max: 3285981 link 1</w:t>
      </w:r>
    </w:p>
    <w:p w14:paraId="3F3C4B5E" w14:textId="4AE90E09" w:rsidR="00BF0B93" w:rsidRPr="008F1D87" w:rsidRDefault="00BF0B93" w:rsidP="00BF0B93">
      <w:pPr>
        <w:tabs>
          <w:tab w:val="center" w:pos="4153"/>
        </w:tabs>
        <w:jc w:val="left"/>
        <w:rPr>
          <w:highlight w:val="lightGray"/>
        </w:rPr>
      </w:pPr>
      <w:r w:rsidRPr="008F1D87">
        <w:rPr>
          <w:rFonts w:hint="eastAsia"/>
          <w:highlight w:val="lightGray"/>
        </w:rPr>
        <w:t>最后一次超时</w:t>
      </w:r>
      <w:r w:rsidRPr="008F1D87">
        <w:rPr>
          <w:rFonts w:hint="eastAsia"/>
          <w:highlight w:val="lightGray"/>
        </w:rPr>
        <w:tab/>
      </w:r>
      <w:r w:rsidRPr="008F1D87">
        <w:rPr>
          <w:rFonts w:hint="eastAsia"/>
          <w:highlight w:val="lightGray"/>
        </w:rPr>
        <w:tab/>
        <w:t>4</w:t>
      </w:r>
      <w:r w:rsidRPr="008F1D87">
        <w:rPr>
          <w:highlight w:val="lightGray"/>
        </w:rPr>
        <w:t xml:space="preserve"> </w:t>
      </w:r>
      <w:r w:rsidRPr="008F1D87">
        <w:rPr>
          <w:rFonts w:hint="eastAsia"/>
          <w:highlight w:val="lightGray"/>
        </w:rPr>
        <w:t>rounds</w:t>
      </w:r>
    </w:p>
    <w:p w14:paraId="08698078" w14:textId="77777777" w:rsidR="00BF0B93" w:rsidRPr="008F1D87" w:rsidRDefault="00BF0B93" w:rsidP="00BF0B93">
      <w:pPr>
        <w:tabs>
          <w:tab w:val="center" w:pos="4153"/>
        </w:tabs>
        <w:jc w:val="left"/>
        <w:rPr>
          <w:highlight w:val="lightGray"/>
        </w:rPr>
      </w:pPr>
    </w:p>
    <w:p w14:paraId="5272257A" w14:textId="3374DA01" w:rsidR="00BF0B93" w:rsidRPr="008F1D87" w:rsidRDefault="00BF0B93" w:rsidP="00BF0B93">
      <w:pPr>
        <w:tabs>
          <w:tab w:val="center" w:pos="4153"/>
        </w:tabs>
        <w:jc w:val="left"/>
        <w:rPr>
          <w:highlight w:val="lightGray"/>
        </w:rPr>
      </w:pPr>
      <w:r w:rsidRPr="008F1D87">
        <w:rPr>
          <w:highlight w:val="lightGray"/>
        </w:rPr>
        <w:t>test_case2</w:t>
      </w:r>
    </w:p>
    <w:p w14:paraId="27417556" w14:textId="77777777" w:rsidR="00BF0B93" w:rsidRPr="008F1D87" w:rsidRDefault="00BF0B93" w:rsidP="00BF0B93">
      <w:pPr>
        <w:tabs>
          <w:tab w:val="center" w:pos="4153"/>
        </w:tabs>
        <w:jc w:val="left"/>
        <w:rPr>
          <w:highlight w:val="lightGray"/>
        </w:rPr>
      </w:pPr>
      <w:r w:rsidRPr="008F1D87">
        <w:rPr>
          <w:highlight w:val="lightGray"/>
        </w:rPr>
        <w:t>migration 6 max: 2670350 link 5</w:t>
      </w:r>
    </w:p>
    <w:p w14:paraId="153F26B5" w14:textId="77777777" w:rsidR="00BF0B93" w:rsidRPr="008F1D87" w:rsidRDefault="00BF0B93" w:rsidP="00BF0B93">
      <w:pPr>
        <w:tabs>
          <w:tab w:val="center" w:pos="4153"/>
        </w:tabs>
        <w:jc w:val="left"/>
        <w:rPr>
          <w:highlight w:val="lightGray"/>
        </w:rPr>
      </w:pPr>
      <w:r w:rsidRPr="008F1D87">
        <w:rPr>
          <w:highlight w:val="lightGray"/>
        </w:rPr>
        <w:t>migration 2 max: 2494460 link 3</w:t>
      </w:r>
    </w:p>
    <w:p w14:paraId="32BCA5A7" w14:textId="4B371ABF" w:rsidR="00BF0B93" w:rsidRPr="008F1D87" w:rsidRDefault="00BF0B93" w:rsidP="00BF0B93">
      <w:pPr>
        <w:tabs>
          <w:tab w:val="center" w:pos="4153"/>
        </w:tabs>
        <w:jc w:val="left"/>
        <w:rPr>
          <w:highlight w:val="lightGray"/>
        </w:rPr>
      </w:pPr>
      <w:r w:rsidRPr="008F1D87">
        <w:rPr>
          <w:highlight w:val="lightGray"/>
        </w:rPr>
        <w:t>no migrations</w:t>
      </w:r>
      <w:r w:rsidRPr="008F1D87">
        <w:rPr>
          <w:highlight w:val="lightGray"/>
        </w:rPr>
        <w:tab/>
        <w:t>2 rounds</w:t>
      </w:r>
    </w:p>
    <w:p w14:paraId="1C09F5B8" w14:textId="77777777" w:rsidR="00BF0B93" w:rsidRPr="008F1D87" w:rsidRDefault="00BF0B93" w:rsidP="00BF0B93">
      <w:pPr>
        <w:tabs>
          <w:tab w:val="center" w:pos="4153"/>
        </w:tabs>
        <w:jc w:val="left"/>
        <w:rPr>
          <w:highlight w:val="lightGray"/>
        </w:rPr>
      </w:pPr>
    </w:p>
    <w:p w14:paraId="45244FA3" w14:textId="08AE0020" w:rsidR="00BF0B93" w:rsidRPr="008F1D87" w:rsidRDefault="00BF0B93" w:rsidP="00BF0B93">
      <w:pPr>
        <w:tabs>
          <w:tab w:val="center" w:pos="4153"/>
        </w:tabs>
        <w:jc w:val="left"/>
        <w:rPr>
          <w:highlight w:val="lightGray"/>
        </w:rPr>
      </w:pPr>
      <w:r w:rsidRPr="008F1D87">
        <w:rPr>
          <w:highlight w:val="lightGray"/>
        </w:rPr>
        <w:t>test_case3</w:t>
      </w:r>
    </w:p>
    <w:p w14:paraId="34653689" w14:textId="77777777" w:rsidR="00BF0B93" w:rsidRPr="008F1D87" w:rsidRDefault="00BF0B93" w:rsidP="00BF0B93">
      <w:pPr>
        <w:tabs>
          <w:tab w:val="center" w:pos="4153"/>
        </w:tabs>
        <w:jc w:val="left"/>
        <w:rPr>
          <w:highlight w:val="lightGray"/>
        </w:rPr>
      </w:pPr>
      <w:r w:rsidRPr="008F1D87">
        <w:rPr>
          <w:highlight w:val="lightGray"/>
        </w:rPr>
        <w:t>migration 8 max: 3485152 link 7</w:t>
      </w:r>
    </w:p>
    <w:p w14:paraId="29E9F066" w14:textId="4FD2728E" w:rsidR="00BF0B93" w:rsidRPr="008F1D87" w:rsidRDefault="00BF0B93" w:rsidP="00BF0B93">
      <w:pPr>
        <w:tabs>
          <w:tab w:val="center" w:pos="4153"/>
        </w:tabs>
        <w:jc w:val="left"/>
        <w:rPr>
          <w:highlight w:val="lightGray"/>
        </w:rPr>
      </w:pPr>
      <w:r w:rsidRPr="008F1D87">
        <w:rPr>
          <w:highlight w:val="lightGray"/>
        </w:rPr>
        <w:t>migration 2 max: 3385425 link 5</w:t>
      </w:r>
    </w:p>
    <w:p w14:paraId="5781807C" w14:textId="65F35F20" w:rsidR="00BF0B93" w:rsidRPr="008F1D87" w:rsidRDefault="00BF0B93" w:rsidP="00BF0B93">
      <w:pPr>
        <w:tabs>
          <w:tab w:val="center" w:pos="4153"/>
        </w:tabs>
        <w:jc w:val="left"/>
        <w:rPr>
          <w:highlight w:val="lightGray"/>
        </w:rPr>
      </w:pPr>
      <w:r w:rsidRPr="008F1D87">
        <w:rPr>
          <w:highlight w:val="lightGray"/>
        </w:rPr>
        <w:t>migration 3 max: 3282348 link 4</w:t>
      </w:r>
    </w:p>
    <w:p w14:paraId="64BF41FA" w14:textId="4509094D" w:rsidR="00776F19" w:rsidRPr="008F1D87" w:rsidRDefault="00776F19" w:rsidP="00BF0B93">
      <w:pPr>
        <w:tabs>
          <w:tab w:val="center" w:pos="4153"/>
        </w:tabs>
        <w:jc w:val="left"/>
        <w:rPr>
          <w:highlight w:val="lightGray"/>
        </w:rPr>
      </w:pPr>
      <w:r w:rsidRPr="008F1D87">
        <w:rPr>
          <w:highlight w:val="lightGray"/>
        </w:rPr>
        <w:t>migration 7 max: 3192537 link 2</w:t>
      </w:r>
    </w:p>
    <w:p w14:paraId="0014A7C5" w14:textId="08BA3781" w:rsidR="00BF0B93" w:rsidRDefault="00776F19" w:rsidP="00BF0B93">
      <w:pPr>
        <w:tabs>
          <w:tab w:val="center" w:pos="4153"/>
        </w:tabs>
        <w:jc w:val="left"/>
        <w:rPr>
          <w:highlight w:val="lightGray"/>
        </w:rPr>
      </w:pPr>
      <w:r w:rsidRPr="008F1D87">
        <w:rPr>
          <w:highlight w:val="lightGray"/>
        </w:rPr>
        <w:t>no migrations</w:t>
      </w:r>
      <w:r w:rsidRPr="008F1D87">
        <w:rPr>
          <w:highlight w:val="lightGray"/>
        </w:rPr>
        <w:tab/>
        <w:t>4 rounds</w:t>
      </w:r>
    </w:p>
    <w:p w14:paraId="6AF01026" w14:textId="77777777" w:rsidR="00287D09" w:rsidRPr="00287D09" w:rsidRDefault="00287D09" w:rsidP="00BF0B93">
      <w:pPr>
        <w:tabs>
          <w:tab w:val="center" w:pos="4153"/>
        </w:tabs>
        <w:jc w:val="left"/>
        <w:rPr>
          <w:highlight w:val="lightGray"/>
        </w:rPr>
      </w:pPr>
    </w:p>
    <w:p w14:paraId="4800B5AB" w14:textId="4FBFD759" w:rsidR="00287D09" w:rsidRDefault="001A4F4C" w:rsidP="00287D09">
      <w:pPr>
        <w:ind w:firstLine="420"/>
        <w:jc w:val="left"/>
      </w:pPr>
      <w:r>
        <w:rPr>
          <w:rFonts w:hint="eastAsia"/>
        </w:rPr>
        <w:t>在本组实验中我们重复运行调度程序，应用每次获得的虚拟机迁移操作改变虚拟机分布的格局，并作为下一次程序的输入（其他输入保持不变）。</w:t>
      </w:r>
      <w:r w:rsidR="00390CEE">
        <w:rPr>
          <w:rFonts w:hint="eastAsia"/>
        </w:rPr>
        <w:t>由实验测试可知调度算法能较快地收敛到稳定的虚拟机放置策略上。阈值</w:t>
      </w:r>
      <w:r w:rsidR="00390CEE" w:rsidRPr="00025957">
        <w:rPr>
          <w:position w:val="-4"/>
        </w:rPr>
        <w:object w:dxaOrig="180" w:dyaOrig="200" w14:anchorId="16DFBFDD">
          <v:shape id="_x0000_i1162" type="#_x0000_t75" style="width:9pt;height:10pt" o:ole="">
            <v:imagedata r:id="rId288" o:title=""/>
          </v:shape>
          <o:OLEObject Type="Embed" ProgID="Equation.DSMT4" ShapeID="_x0000_i1162" DrawAspect="Content" ObjectID="_1337010683" r:id="rId289"/>
        </w:object>
      </w:r>
      <w:r w:rsidR="00390CEE">
        <w:rPr>
          <w:rFonts w:hint="eastAsia"/>
        </w:rPr>
        <w:t>的设定很好地避免了虚拟机放置策略的解的震荡</w:t>
      </w:r>
      <w:r w:rsidR="00DC063D">
        <w:rPr>
          <w:rFonts w:hint="eastAsia"/>
        </w:rPr>
        <w:t>，提升了算法的稳定性</w:t>
      </w:r>
      <w:r w:rsidR="00390CEE">
        <w:rPr>
          <w:rFonts w:hint="eastAsia"/>
        </w:rPr>
        <w:t>。调高</w:t>
      </w:r>
      <w:r w:rsidR="00390CEE" w:rsidRPr="00025957">
        <w:rPr>
          <w:position w:val="-4"/>
        </w:rPr>
        <w:object w:dxaOrig="180" w:dyaOrig="200" w14:anchorId="5D880E2D">
          <v:shape id="_x0000_i1163" type="#_x0000_t75" style="width:9pt;height:10pt" o:ole="">
            <v:imagedata r:id="rId290" o:title=""/>
          </v:shape>
          <o:OLEObject Type="Embed" ProgID="Equation.DSMT4" ShapeID="_x0000_i1163" DrawAspect="Content" ObjectID="_1337010684" r:id="rId291"/>
        </w:object>
      </w:r>
      <w:r w:rsidR="00390CEE">
        <w:rPr>
          <w:rFonts w:hint="eastAsia"/>
        </w:rPr>
        <w:t>的值能够加快调度算法的收敛。</w:t>
      </w:r>
    </w:p>
    <w:p w14:paraId="579F2F20" w14:textId="77777777" w:rsidR="00BB20C9" w:rsidRDefault="00BB20C9" w:rsidP="00CB0A76">
      <w:pPr>
        <w:jc w:val="left"/>
      </w:pPr>
    </w:p>
    <w:p w14:paraId="10DFD218" w14:textId="326A80A3" w:rsidR="00BB20C9" w:rsidRDefault="00BB20C9" w:rsidP="00CB0A76">
      <w:pPr>
        <w:jc w:val="left"/>
      </w:pPr>
      <w:r>
        <w:rPr>
          <w:rFonts w:hint="eastAsia"/>
        </w:rPr>
        <w:t xml:space="preserve">6 </w:t>
      </w:r>
      <w:r>
        <w:rPr>
          <w:rFonts w:hint="eastAsia"/>
        </w:rPr>
        <w:t>算法的时间开销</w:t>
      </w:r>
    </w:p>
    <w:p w14:paraId="045E3CA4" w14:textId="45052AE7" w:rsidR="007E2CCC" w:rsidRDefault="007E2CCC" w:rsidP="00CB0A76">
      <w:pPr>
        <w:jc w:val="left"/>
      </w:pPr>
      <w:r>
        <w:t>Mac OS X</w:t>
      </w:r>
    </w:p>
    <w:p w14:paraId="2E491707" w14:textId="5FD4259E" w:rsidR="007E2CCC" w:rsidRDefault="007E2CCC" w:rsidP="00CB0A76">
      <w:pPr>
        <w:jc w:val="left"/>
      </w:pPr>
      <w:r>
        <w:t>2.6 GHz Intel Core i5</w:t>
      </w:r>
    </w:p>
    <w:p w14:paraId="724BC512" w14:textId="084976B2" w:rsidR="007E2CCC" w:rsidRPr="007E2CCC" w:rsidRDefault="007E2CCC" w:rsidP="00CB0A76">
      <w:pPr>
        <w:jc w:val="left"/>
        <w:rPr>
          <w:rFonts w:ascii="仿宋" w:eastAsia="仿宋"/>
        </w:rPr>
      </w:pPr>
      <w:r>
        <w:t>8 GB 1600 MHz DDR3</w:t>
      </w:r>
    </w:p>
    <w:p w14:paraId="3951EFA7" w14:textId="77777777" w:rsidR="00296A1D" w:rsidRDefault="007C1C18" w:rsidP="00CB0A76">
      <w:pPr>
        <w:jc w:val="left"/>
      </w:pPr>
      <w:r>
        <w:rPr>
          <w:rFonts w:hint="eastAsia"/>
        </w:rPr>
        <w:tab/>
      </w:r>
    </w:p>
    <w:p w14:paraId="7D0E582E" w14:textId="1763AD84" w:rsidR="007C1C18" w:rsidRDefault="00296A1D" w:rsidP="00CB0A76">
      <w:pPr>
        <w:jc w:val="left"/>
      </w:pPr>
      <w:r>
        <w:t>c = 18</w:t>
      </w:r>
    </w:p>
    <w:p w14:paraId="33AA3CEB" w14:textId="51546A6C" w:rsidR="00296A1D" w:rsidRDefault="00E61055" w:rsidP="00CB0A76">
      <w:pPr>
        <w:jc w:val="left"/>
      </w:pPr>
      <w:r>
        <w:t>on average:</w:t>
      </w:r>
    </w:p>
    <w:p w14:paraId="3D351241" w14:textId="77B4F65A" w:rsidR="00711FA1" w:rsidRDefault="00296A1D" w:rsidP="00CB0A76">
      <w:pPr>
        <w:jc w:val="left"/>
      </w:pPr>
      <w:r>
        <w:t xml:space="preserve">test_case1: </w:t>
      </w:r>
      <w:r w:rsidR="006567BE">
        <w:t>1.188136</w:t>
      </w:r>
    </w:p>
    <w:p w14:paraId="5B1080AA" w14:textId="2355FE6C" w:rsidR="005D61C7" w:rsidRDefault="006567BE" w:rsidP="00CB0A76">
      <w:pPr>
        <w:jc w:val="left"/>
      </w:pPr>
      <w:r>
        <w:t xml:space="preserve">test_case2: </w:t>
      </w:r>
      <w:r w:rsidR="009D4E69">
        <w:t>2.139422</w:t>
      </w:r>
    </w:p>
    <w:p w14:paraId="58F5ADCF" w14:textId="121C6DF7" w:rsidR="005D61C7" w:rsidRDefault="005D61C7" w:rsidP="00CB0A76">
      <w:pPr>
        <w:jc w:val="left"/>
      </w:pPr>
      <w:r>
        <w:t xml:space="preserve">test_case3: </w:t>
      </w:r>
      <w:r w:rsidR="00921487">
        <w:t>1.512524</w:t>
      </w:r>
    </w:p>
    <w:p w14:paraId="00384E19" w14:textId="77777777" w:rsidR="0058283E" w:rsidRDefault="0058283E" w:rsidP="00CB0A76">
      <w:pPr>
        <w:jc w:val="left"/>
      </w:pPr>
    </w:p>
    <w:p w14:paraId="0B18C929" w14:textId="08BFEB2D" w:rsidR="0058283E" w:rsidRDefault="0058283E" w:rsidP="00CB0A76">
      <w:pPr>
        <w:jc w:val="left"/>
      </w:pPr>
      <w:r>
        <w:t>c = 12</w:t>
      </w:r>
    </w:p>
    <w:p w14:paraId="744073B8" w14:textId="67A45613" w:rsidR="00842108" w:rsidRDefault="00B47102" w:rsidP="00CB0A76">
      <w:pPr>
        <w:jc w:val="left"/>
      </w:pPr>
      <w:r>
        <w:t>on average:</w:t>
      </w:r>
    </w:p>
    <w:p w14:paraId="74CF7776" w14:textId="7294C6B3" w:rsidR="00D83115" w:rsidRDefault="00D83115" w:rsidP="00CB0A76">
      <w:pPr>
        <w:jc w:val="left"/>
      </w:pPr>
      <w:r>
        <w:t xml:space="preserve">test_case1: </w:t>
      </w:r>
      <w:r w:rsidR="00333309">
        <w:t>0.413116</w:t>
      </w:r>
    </w:p>
    <w:p w14:paraId="659151B4" w14:textId="43E1C156" w:rsidR="00D83115" w:rsidRDefault="00930126" w:rsidP="00CB0A76">
      <w:pPr>
        <w:jc w:val="left"/>
      </w:pPr>
      <w:r>
        <w:t>test_case2: 0.431385</w:t>
      </w:r>
    </w:p>
    <w:p w14:paraId="2F4B6DFA" w14:textId="65EF5343" w:rsidR="00D83115" w:rsidRDefault="00D83115" w:rsidP="00CB0A76">
      <w:pPr>
        <w:jc w:val="left"/>
      </w:pPr>
      <w:r>
        <w:t xml:space="preserve">test_case3: </w:t>
      </w:r>
      <w:r w:rsidR="008866BE">
        <w:t>0.434207</w:t>
      </w:r>
    </w:p>
    <w:p w14:paraId="41C6511F" w14:textId="77777777" w:rsidR="008752E1" w:rsidRDefault="008752E1" w:rsidP="00CB0A76">
      <w:pPr>
        <w:jc w:val="left"/>
      </w:pPr>
    </w:p>
    <w:p w14:paraId="7022D7A5" w14:textId="3BA3AC82" w:rsidR="008752E1" w:rsidRDefault="008752E1" w:rsidP="00CB0A76">
      <w:pPr>
        <w:jc w:val="left"/>
      </w:pPr>
      <w:r>
        <w:t xml:space="preserve">c = </w:t>
      </w:r>
      <w:r w:rsidR="00572644">
        <w:rPr>
          <w:rFonts w:hint="eastAsia"/>
        </w:rPr>
        <w:t>6</w:t>
      </w:r>
    </w:p>
    <w:p w14:paraId="6279957E" w14:textId="77777777" w:rsidR="00572644" w:rsidRDefault="00572644" w:rsidP="00572644">
      <w:pPr>
        <w:jc w:val="left"/>
      </w:pPr>
      <w:r>
        <w:t>on average:</w:t>
      </w:r>
    </w:p>
    <w:p w14:paraId="6D68E54D" w14:textId="5696B055" w:rsidR="00572644" w:rsidRDefault="00572644" w:rsidP="00572644">
      <w:pPr>
        <w:jc w:val="left"/>
      </w:pPr>
      <w:r>
        <w:t>test_case1: 0.</w:t>
      </w:r>
      <w:r w:rsidR="00E709A8">
        <w:rPr>
          <w:rFonts w:hint="eastAsia"/>
        </w:rPr>
        <w:t>151131</w:t>
      </w:r>
    </w:p>
    <w:p w14:paraId="6C31B5B4" w14:textId="4F8D0943" w:rsidR="00572644" w:rsidRDefault="00592EA9" w:rsidP="00572644">
      <w:pPr>
        <w:jc w:val="left"/>
      </w:pPr>
      <w:r>
        <w:t xml:space="preserve">test_case2: </w:t>
      </w:r>
      <w:r w:rsidR="00E709A8">
        <w:rPr>
          <w:rFonts w:hint="eastAsia"/>
        </w:rPr>
        <w:t>0.152533</w:t>
      </w:r>
    </w:p>
    <w:p w14:paraId="4A14A89C" w14:textId="23056DC0" w:rsidR="00572644" w:rsidRDefault="00572644" w:rsidP="004B3BA7">
      <w:pPr>
        <w:tabs>
          <w:tab w:val="left" w:pos="2400"/>
        </w:tabs>
        <w:jc w:val="left"/>
      </w:pPr>
      <w:r>
        <w:t xml:space="preserve">test_case3: </w:t>
      </w:r>
      <w:r w:rsidR="00E709A8">
        <w:t>0.178281</w:t>
      </w:r>
    </w:p>
    <w:p w14:paraId="47042076" w14:textId="77777777" w:rsidR="007E2CCC" w:rsidRDefault="007E2CCC" w:rsidP="004B3BA7">
      <w:pPr>
        <w:tabs>
          <w:tab w:val="left" w:pos="2400"/>
        </w:tabs>
        <w:jc w:val="left"/>
      </w:pPr>
    </w:p>
    <w:p w14:paraId="6E4341BE" w14:textId="1C6323DA" w:rsidR="00522EA9" w:rsidRDefault="00522EA9" w:rsidP="004B3BA7">
      <w:pPr>
        <w:tabs>
          <w:tab w:val="left" w:pos="2400"/>
        </w:tabs>
        <w:jc w:val="left"/>
      </w:pPr>
      <w:r>
        <w:rPr>
          <w:rFonts w:hint="eastAsia"/>
        </w:rPr>
        <w:t>随机生成流量矩阵</w:t>
      </w:r>
      <w:r>
        <w:rPr>
          <w:rFonts w:hint="eastAsia"/>
        </w:rPr>
        <w:tab/>
      </w:r>
      <w:r>
        <w:t>c = 18</w:t>
      </w:r>
    </w:p>
    <w:p w14:paraId="7E29D2AE" w14:textId="1C4BB19E" w:rsidR="006638AD" w:rsidRDefault="00567C2A" w:rsidP="006134C7">
      <w:pPr>
        <w:tabs>
          <w:tab w:val="left" w:pos="2400"/>
        </w:tabs>
        <w:jc w:val="left"/>
      </w:pPr>
      <w:r>
        <w:rPr>
          <w:rFonts w:hint="eastAsia"/>
        </w:rPr>
        <w:t>机架数</w:t>
      </w:r>
      <w:r w:rsidR="006134C7">
        <w:rPr>
          <w:rFonts w:hint="eastAsia"/>
        </w:rPr>
        <w:t>，虚拟机数</w:t>
      </w:r>
      <w:r>
        <w:rPr>
          <w:rFonts w:hint="eastAsia"/>
        </w:rPr>
        <w:t>：</w:t>
      </w:r>
      <w:r>
        <w:rPr>
          <w:rFonts w:hint="eastAsia"/>
        </w:rPr>
        <w:tab/>
      </w:r>
      <w:r w:rsidR="00522EA9">
        <w:rPr>
          <w:rFonts w:hint="eastAsia"/>
        </w:rPr>
        <w:t>12</w:t>
      </w:r>
      <w:r w:rsidR="006134C7">
        <w:t>,</w:t>
      </w:r>
      <w:r w:rsidR="006638AD">
        <w:t xml:space="preserve"> </w:t>
      </w:r>
      <w:r w:rsidR="008936F8">
        <w:t>360</w:t>
      </w:r>
      <w:r w:rsidR="00B26976">
        <w:tab/>
      </w:r>
      <w:r w:rsidR="00B26976">
        <w:tab/>
        <w:t>12, 720</w:t>
      </w:r>
      <w:r w:rsidR="00A64858">
        <w:tab/>
      </w:r>
      <w:r w:rsidR="00A64858">
        <w:tab/>
        <w:t>24, 720</w:t>
      </w:r>
    </w:p>
    <w:p w14:paraId="0F67B7D3" w14:textId="3FD5A135" w:rsidR="00567C2A" w:rsidRDefault="006638AD" w:rsidP="006134C7">
      <w:pPr>
        <w:tabs>
          <w:tab w:val="left" w:pos="2400"/>
        </w:tabs>
        <w:jc w:val="left"/>
      </w:pPr>
      <w:r>
        <w:rPr>
          <w:rFonts w:hint="eastAsia"/>
        </w:rPr>
        <w:t>时间：</w:t>
      </w:r>
      <w:r>
        <w:rPr>
          <w:rFonts w:hint="eastAsia"/>
        </w:rPr>
        <w:tab/>
      </w:r>
      <w:r w:rsidR="0013689A">
        <w:t>0.8058463</w:t>
      </w:r>
      <w:r w:rsidR="00522EA9">
        <w:rPr>
          <w:rFonts w:hint="eastAsia"/>
        </w:rPr>
        <w:tab/>
      </w:r>
      <w:r w:rsidR="00C10E77">
        <w:tab/>
        <w:t>1.732440</w:t>
      </w:r>
      <w:r w:rsidR="00A64858">
        <w:tab/>
        <w:t>3.787211</w:t>
      </w:r>
    </w:p>
    <w:p w14:paraId="33B283DD" w14:textId="77777777" w:rsidR="00572644" w:rsidRDefault="00572644" w:rsidP="00CB0A76">
      <w:pPr>
        <w:jc w:val="left"/>
      </w:pPr>
    </w:p>
    <w:p w14:paraId="02AD52FE" w14:textId="00D7F451" w:rsidR="00204A06" w:rsidRDefault="007E2CCC" w:rsidP="00B90C3C">
      <w:pPr>
        <w:tabs>
          <w:tab w:val="left" w:pos="420"/>
          <w:tab w:val="left" w:pos="840"/>
          <w:tab w:val="left" w:pos="1260"/>
          <w:tab w:val="left" w:pos="1680"/>
          <w:tab w:val="left" w:pos="2100"/>
          <w:tab w:val="left" w:pos="2520"/>
          <w:tab w:val="left" w:pos="2940"/>
          <w:tab w:val="left" w:pos="3360"/>
          <w:tab w:val="left" w:pos="3780"/>
          <w:tab w:val="left" w:pos="4457"/>
        </w:tabs>
        <w:jc w:val="left"/>
      </w:pPr>
      <w:r>
        <w:rPr>
          <w:rFonts w:hint="eastAsia"/>
        </w:rPr>
        <w:tab/>
      </w:r>
      <w:r>
        <w:rPr>
          <w:rFonts w:hint="eastAsia"/>
        </w:rPr>
        <w:t>在程序中可以指定</w:t>
      </w:r>
      <w:r>
        <w:rPr>
          <w:rFonts w:hint="eastAsia"/>
        </w:rPr>
        <w:t>CPLEX</w:t>
      </w:r>
      <w:r>
        <w:rPr>
          <w:rFonts w:hint="eastAsia"/>
        </w:rPr>
        <w:t>求解</w:t>
      </w:r>
      <w:r>
        <w:t>VMP</w:t>
      </w:r>
      <w:r>
        <w:rPr>
          <w:rFonts w:hint="eastAsia"/>
        </w:rPr>
        <w:t>问题的时间上限。超过时间上限</w:t>
      </w:r>
      <w:r>
        <w:t>CPLEX</w:t>
      </w:r>
      <w:r>
        <w:rPr>
          <w:rFonts w:hint="eastAsia"/>
        </w:rPr>
        <w:t>将自动中止</w:t>
      </w:r>
      <w:r>
        <w:rPr>
          <w:rFonts w:hint="eastAsia"/>
        </w:rPr>
        <w:t>VMP</w:t>
      </w:r>
      <w:r>
        <w:rPr>
          <w:rFonts w:hint="eastAsia"/>
        </w:rPr>
        <w:t>的求解并给出当前计算出的最优解。</w:t>
      </w:r>
    </w:p>
    <w:p w14:paraId="1A8ED6C8" w14:textId="77777777" w:rsidR="005B49E5" w:rsidRDefault="005B49E5" w:rsidP="0081368F">
      <w:pPr>
        <w:jc w:val="left"/>
      </w:pPr>
    </w:p>
    <w:p w14:paraId="41A1A8BA" w14:textId="77777777" w:rsidR="0081368F" w:rsidRDefault="0081368F" w:rsidP="00EB5883">
      <w:pPr>
        <w:jc w:val="left"/>
      </w:pPr>
    </w:p>
    <w:p w14:paraId="7FF0BEE7" w14:textId="15A456A6" w:rsidR="0081368F" w:rsidRDefault="0081368F" w:rsidP="00EB5883">
      <w:pPr>
        <w:jc w:val="left"/>
      </w:pPr>
      <w:commentRangeStart w:id="23"/>
      <w:r>
        <w:rPr>
          <w:rFonts w:hint="eastAsia"/>
        </w:rPr>
        <w:t>【存在的问题】</w:t>
      </w:r>
      <w:commentRangeEnd w:id="23"/>
      <w:r w:rsidR="00180AB5">
        <w:rPr>
          <w:rStyle w:val="a5"/>
        </w:rPr>
        <w:commentReference w:id="23"/>
      </w:r>
    </w:p>
    <w:p w14:paraId="0347542F" w14:textId="0A3B00CC" w:rsidR="00204A06" w:rsidRDefault="00B90C3C" w:rsidP="00EB5883">
      <w:pPr>
        <w:jc w:val="left"/>
      </w:pPr>
      <w:r>
        <w:rPr>
          <w:rFonts w:hint="eastAsia"/>
        </w:rPr>
        <w:t xml:space="preserve">1 </w:t>
      </w:r>
      <w:r w:rsidR="00322209">
        <w:rPr>
          <w:rFonts w:hint="eastAsia"/>
        </w:rPr>
        <w:t>本文根据</w:t>
      </w:r>
      <w:r>
        <w:rPr>
          <w:rFonts w:hint="eastAsia"/>
        </w:rPr>
        <w:t>OpenStack</w:t>
      </w:r>
      <w:r w:rsidR="00322209">
        <w:rPr>
          <w:rFonts w:hint="eastAsia"/>
        </w:rPr>
        <w:t>虚拟机放置问题的需求构建的数学模型</w:t>
      </w:r>
      <w:r w:rsidR="00322209">
        <w:t>(VMP</w:t>
      </w:r>
      <w:r w:rsidR="00322209">
        <w:rPr>
          <w:rFonts w:hint="eastAsia"/>
        </w:rPr>
        <w:t>问题</w:t>
      </w:r>
      <w:r w:rsidR="00322209">
        <w:t>)</w:t>
      </w:r>
      <w:r w:rsidR="00322209">
        <w:rPr>
          <w:rFonts w:hint="eastAsia"/>
        </w:rPr>
        <w:t>只支持简单的高度为</w:t>
      </w:r>
      <w:r w:rsidR="00322209">
        <w:rPr>
          <w:rFonts w:hint="eastAsia"/>
        </w:rPr>
        <w:t>2</w:t>
      </w:r>
      <w:r w:rsidR="00322209">
        <w:rPr>
          <w:rFonts w:hint="eastAsia"/>
        </w:rPr>
        <w:t>的树形结构的网络拓扑结构，即机架内所有服务器连接至一台交换机，所有机架上的交换机连接至一台核心交换机。因此我们设计的</w:t>
      </w:r>
      <w:r w:rsidR="00322209">
        <w:rPr>
          <w:rFonts w:hint="eastAsia"/>
        </w:rPr>
        <w:t>OpenStack</w:t>
      </w:r>
      <w:r w:rsidR="00322209">
        <w:rPr>
          <w:rFonts w:hint="eastAsia"/>
        </w:rPr>
        <w:t>虚拟机放置策略无法适应</w:t>
      </w:r>
      <w:commentRangeStart w:id="24"/>
      <w:r w:rsidR="00322209">
        <w:rPr>
          <w:rFonts w:hint="eastAsia"/>
        </w:rPr>
        <w:t>一般化的、复杂的网络拓扑结构</w:t>
      </w:r>
      <w:commentRangeEnd w:id="24"/>
      <w:r w:rsidR="00180AB5">
        <w:rPr>
          <w:rStyle w:val="a5"/>
        </w:rPr>
        <w:commentReference w:id="24"/>
      </w:r>
      <w:r w:rsidR="00322209">
        <w:rPr>
          <w:rFonts w:hint="eastAsia"/>
        </w:rPr>
        <w:t>。</w:t>
      </w:r>
    </w:p>
    <w:p w14:paraId="149A3EEB" w14:textId="77777777" w:rsidR="00322209" w:rsidRDefault="00322209" w:rsidP="00EB5883">
      <w:pPr>
        <w:jc w:val="left"/>
      </w:pPr>
    </w:p>
    <w:p w14:paraId="7C6C88AC" w14:textId="2A1FD7EC" w:rsidR="00322209" w:rsidRDefault="00322209" w:rsidP="00EB5883">
      <w:pPr>
        <w:jc w:val="left"/>
      </w:pPr>
      <w:r>
        <w:rPr>
          <w:rFonts w:hint="eastAsia"/>
        </w:rPr>
        <w:t>2 VMP</w:t>
      </w:r>
      <w:r>
        <w:rPr>
          <w:rFonts w:hint="eastAsia"/>
        </w:rPr>
        <w:t>问题求解得到的迁移策略在理论上不一定能全部实现。因为</w:t>
      </w:r>
      <w:r>
        <w:t>VMP</w:t>
      </w:r>
      <w:r>
        <w:rPr>
          <w:rFonts w:hint="eastAsia"/>
        </w:rPr>
        <w:t>问题中所考虑的可用资源是整个机架中各个服务器的可用资源相加之和，而实际可用的资源可能碎片化地分散存在于各个服务器中。因此可能会出现虚拟机迁移的目标机架上单独每台服务器的可用资源都无法满足虚拟机需求的情况。</w:t>
      </w:r>
    </w:p>
    <w:p w14:paraId="22AB338E" w14:textId="77777777" w:rsidR="00322209" w:rsidRDefault="00322209" w:rsidP="00EB5883">
      <w:pPr>
        <w:jc w:val="left"/>
      </w:pPr>
    </w:p>
    <w:p w14:paraId="2D8C814D" w14:textId="0249355A" w:rsidR="00A94A1F" w:rsidRDefault="00322209" w:rsidP="00EB5883">
      <w:pPr>
        <w:jc w:val="left"/>
        <w:rPr>
          <w:ins w:id="25" w:author="Wei Xu" w:date="2014-05-29T15:21:00Z"/>
        </w:rPr>
      </w:pPr>
      <w:r>
        <w:rPr>
          <w:rFonts w:hint="eastAsia"/>
        </w:rPr>
        <w:t>3 VMP</w:t>
      </w:r>
      <w:r>
        <w:rPr>
          <w:rFonts w:hint="eastAsia"/>
        </w:rPr>
        <w:t>问题求解得到的迁移策略即使不涉及资源碎片化的问题，也有可能无法实现。当虚拟机数目较多，占据服务器的可用资源较满的情况下，可能会有死锁状态出现。我们设计的调度算法在出现死锁问题时将会放弃对虚拟机的迁移操</w:t>
      </w:r>
      <w:r w:rsidR="008A0A5B">
        <w:rPr>
          <w:rFonts w:hint="eastAsia"/>
        </w:rPr>
        <w:t>作。</w:t>
      </w:r>
      <w:r w:rsidRPr="00322209">
        <w:rPr>
          <w:rFonts w:hint="eastAsia"/>
          <w:highlight w:val="cyan"/>
        </w:rPr>
        <w:t>引用到前文死锁问题处</w:t>
      </w:r>
      <w:r w:rsidR="00C9386C">
        <w:rPr>
          <w:rFonts w:hint="eastAsia"/>
        </w:rPr>
        <w:t>这一点和上一</w:t>
      </w:r>
      <w:r w:rsidR="008A0A5B">
        <w:rPr>
          <w:rFonts w:hint="eastAsia"/>
        </w:rPr>
        <w:t>点可能会导致</w:t>
      </w:r>
      <w:r w:rsidR="00C9386C">
        <w:rPr>
          <w:rFonts w:hint="eastAsia"/>
        </w:rPr>
        <w:t>实际进行虚拟机迁移操作的结果和理论计算出的</w:t>
      </w:r>
      <w:r w:rsidR="004B1A67">
        <w:rPr>
          <w:rFonts w:hint="eastAsia"/>
        </w:rPr>
        <w:t>最优结果不一致，从而对网络流量优化的效果</w:t>
      </w:r>
      <w:r w:rsidR="00026369">
        <w:rPr>
          <w:rFonts w:hint="eastAsia"/>
        </w:rPr>
        <w:t>产生</w:t>
      </w:r>
      <w:commentRangeStart w:id="26"/>
      <w:r w:rsidR="00026369">
        <w:rPr>
          <w:rFonts w:hint="eastAsia"/>
        </w:rPr>
        <w:t>一定的负面影响</w:t>
      </w:r>
      <w:commentRangeEnd w:id="26"/>
      <w:r w:rsidR="006D46EF">
        <w:rPr>
          <w:rStyle w:val="a5"/>
        </w:rPr>
        <w:commentReference w:id="26"/>
      </w:r>
      <w:r w:rsidR="00026369">
        <w:rPr>
          <w:rFonts w:hint="eastAsia"/>
        </w:rPr>
        <w:t>。</w:t>
      </w:r>
    </w:p>
    <w:p w14:paraId="70F70027" w14:textId="77777777" w:rsidR="006D46EF" w:rsidRDefault="006D46EF" w:rsidP="00EB5883">
      <w:pPr>
        <w:jc w:val="left"/>
        <w:rPr>
          <w:ins w:id="27" w:author="Wei Xu" w:date="2014-05-29T15:21:00Z"/>
        </w:rPr>
      </w:pPr>
    </w:p>
    <w:p w14:paraId="4ECDC0EB" w14:textId="77777777" w:rsidR="006D46EF" w:rsidRPr="00991EB9" w:rsidRDefault="006D46EF" w:rsidP="00EB5883">
      <w:pPr>
        <w:jc w:val="left"/>
      </w:pPr>
    </w:p>
    <w:sectPr w:rsidR="006D46EF" w:rsidRPr="00991EB9" w:rsidSect="00B56D6F">
      <w:pgSz w:w="11900" w:h="16840"/>
      <w:pgMar w:top="1440" w:right="1797" w:bottom="1440" w:left="1797" w:header="851" w:footer="992" w:gutter="0"/>
      <w:cols w:space="425"/>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Wei Xu" w:date="2014-05-29T15:00:00Z" w:initials="WX">
    <w:p w14:paraId="5874BB97" w14:textId="1B7D6E4B" w:rsidR="00503EB2" w:rsidRDefault="00503EB2">
      <w:pPr>
        <w:pStyle w:val="a6"/>
      </w:pPr>
      <w:ins w:id="8" w:author="Wei Xu" w:date="2014-05-29T15:00:00Z">
        <w:r>
          <w:rPr>
            <w:rStyle w:val="a5"/>
          </w:rPr>
          <w:annotationRef/>
        </w:r>
      </w:ins>
      <w:r>
        <w:rPr>
          <w:rFonts w:hint="eastAsia"/>
        </w:rPr>
        <w:t>在后边至少要讨论到不稳定怎么办。</w:t>
      </w:r>
    </w:p>
  </w:comment>
  <w:comment w:id="9" w:author="Wei Xu" w:date="2014-05-29T15:05:00Z" w:initials="WX">
    <w:p w14:paraId="386E6D39" w14:textId="00DDBE14" w:rsidR="00503EB2" w:rsidRDefault="00503EB2">
      <w:pPr>
        <w:pStyle w:val="a6"/>
      </w:pPr>
      <w:r>
        <w:rPr>
          <w:rStyle w:val="a5"/>
        </w:rPr>
        <w:annotationRef/>
      </w:r>
      <w:r>
        <w:rPr>
          <w:rFonts w:hint="eastAsia"/>
        </w:rPr>
        <w:t>这个要说说为什么</w:t>
      </w:r>
    </w:p>
  </w:comment>
  <w:comment w:id="10" w:author="Wei Xu" w:date="2014-05-29T15:01:00Z" w:initials="WX">
    <w:p w14:paraId="20B25CDF" w14:textId="77479A9A" w:rsidR="00503EB2" w:rsidRDefault="00503EB2">
      <w:pPr>
        <w:pStyle w:val="a6"/>
      </w:pPr>
      <w:r>
        <w:rPr>
          <w:rStyle w:val="a5"/>
        </w:rPr>
        <w:annotationRef/>
      </w:r>
      <w:r>
        <w:rPr>
          <w:rFonts w:hint="eastAsia"/>
        </w:rPr>
        <w:t>说说为啥（可以在之前的介绍中说）</w:t>
      </w:r>
    </w:p>
  </w:comment>
  <w:comment w:id="11" w:author="Wei Xu" w:date="2014-05-29T15:02:00Z" w:initials="WX">
    <w:p w14:paraId="1102FB96" w14:textId="759CC1AD" w:rsidR="00503EB2" w:rsidRDefault="00503EB2">
      <w:pPr>
        <w:pStyle w:val="a6"/>
      </w:pPr>
      <w:r>
        <w:rPr>
          <w:rStyle w:val="a5"/>
        </w:rPr>
        <w:annotationRef/>
      </w:r>
      <w:r>
        <w:rPr>
          <w:rFonts w:hint="eastAsia"/>
        </w:rPr>
        <w:t>我觉得用不着。。</w:t>
      </w:r>
    </w:p>
  </w:comment>
  <w:comment w:id="12" w:author="Wei Xu" w:date="2014-05-29T15:03:00Z" w:initials="WX">
    <w:p w14:paraId="19BEF2FA" w14:textId="7737F2E7" w:rsidR="00503EB2" w:rsidRDefault="00503EB2">
      <w:pPr>
        <w:pStyle w:val="a6"/>
      </w:pPr>
      <w:r>
        <w:rPr>
          <w:rStyle w:val="a5"/>
        </w:rPr>
        <w:annotationRef/>
      </w:r>
      <w:r>
        <w:rPr>
          <w:rFonts w:hint="eastAsia"/>
        </w:rPr>
        <w:t>这个为什么可以，得用一些话来解释。</w:t>
      </w:r>
    </w:p>
  </w:comment>
  <w:comment w:id="14" w:author="Wei Xu" w:date="2014-05-29T15:06:00Z" w:initials="WX">
    <w:p w14:paraId="55D1AC3A" w14:textId="5FDC664B" w:rsidR="00503EB2" w:rsidRDefault="00503EB2">
      <w:pPr>
        <w:pStyle w:val="a6"/>
      </w:pPr>
      <w:r>
        <w:rPr>
          <w:rStyle w:val="a5"/>
        </w:rPr>
        <w:annotationRef/>
      </w:r>
      <w:r>
        <w:rPr>
          <w:rFonts w:hint="eastAsia"/>
        </w:rPr>
        <w:t>最好有个实验数据。</w:t>
      </w:r>
    </w:p>
  </w:comment>
  <w:comment w:id="15" w:author="Wei Xu" w:date="2014-05-29T15:08:00Z" w:initials="WX">
    <w:p w14:paraId="254D2A1B" w14:textId="769AD36E" w:rsidR="00503EB2" w:rsidRDefault="00503EB2">
      <w:pPr>
        <w:pStyle w:val="a6"/>
      </w:pPr>
      <w:r>
        <w:rPr>
          <w:rStyle w:val="a5"/>
        </w:rPr>
        <w:annotationRef/>
      </w:r>
      <w:r>
        <w:rPr>
          <w:rFonts w:hint="eastAsia"/>
        </w:rPr>
        <w:t>建议圈和三角都画大一些，否则不知道你说的是啥。</w:t>
      </w:r>
    </w:p>
  </w:comment>
  <w:comment w:id="16" w:author="Wei Xu" w:date="2014-05-29T15:09:00Z" w:initials="WX">
    <w:p w14:paraId="2CAE2B7B" w14:textId="46F054EE" w:rsidR="00503EB2" w:rsidRDefault="00503EB2">
      <w:pPr>
        <w:pStyle w:val="a6"/>
      </w:pPr>
      <w:r>
        <w:rPr>
          <w:rStyle w:val="a5"/>
        </w:rPr>
        <w:annotationRef/>
      </w:r>
      <w:r>
        <w:rPr>
          <w:rFonts w:hint="eastAsia"/>
        </w:rPr>
        <w:t>迁移过程中都是有开销的，至少要把一些虚拟机状态信息复制过去。</w:t>
      </w:r>
    </w:p>
  </w:comment>
  <w:comment w:id="17" w:author="Wei Xu" w:date="2014-05-29T15:11:00Z" w:initials="WX">
    <w:p w14:paraId="27EAFF40" w14:textId="5372898D" w:rsidR="00503EB2" w:rsidRDefault="00503EB2">
      <w:pPr>
        <w:pStyle w:val="a6"/>
      </w:pPr>
      <w:r>
        <w:rPr>
          <w:rStyle w:val="a5"/>
        </w:rPr>
        <w:annotationRef/>
      </w:r>
      <w:r>
        <w:rPr>
          <w:rFonts w:hint="eastAsia"/>
        </w:rPr>
        <w:t>这个很好，可以试试给不同大小的虚拟机指定开销系数。</w:t>
      </w:r>
    </w:p>
  </w:comment>
  <w:comment w:id="18" w:author="Wei Xu" w:date="2014-05-29T15:10:00Z" w:initials="WX">
    <w:p w14:paraId="0E6B3CF8" w14:textId="5FD3F0DE" w:rsidR="00503EB2" w:rsidRDefault="00503EB2">
      <w:pPr>
        <w:pStyle w:val="a6"/>
      </w:pPr>
      <w:r>
        <w:rPr>
          <w:rStyle w:val="a5"/>
        </w:rPr>
        <w:annotationRef/>
      </w:r>
      <w:r>
        <w:rPr>
          <w:rFonts w:hint="eastAsia"/>
        </w:rPr>
        <w:t>还有一种不能移动的情况，就是虚拟机上有大量的数据，移动开销会很大。</w:t>
      </w:r>
    </w:p>
  </w:comment>
  <w:comment w:id="19" w:author="Wei Xu" w:date="2014-05-29T15:13:00Z" w:initials="WX">
    <w:p w14:paraId="28FC53F1" w14:textId="77777777" w:rsidR="00503EB2" w:rsidRDefault="00503EB2">
      <w:pPr>
        <w:pStyle w:val="a6"/>
      </w:pPr>
      <w:r>
        <w:rPr>
          <w:rStyle w:val="a5"/>
        </w:rPr>
        <w:annotationRef/>
      </w:r>
      <w:r>
        <w:rPr>
          <w:rFonts w:hint="eastAsia"/>
        </w:rPr>
        <w:t>还有一个需要讨论的（我记得我们之前讨论过，就是虚拟机流量变化比较快，或者虚拟机经常开关怎么办？</w:t>
      </w:r>
    </w:p>
    <w:p w14:paraId="732D0DE7" w14:textId="77777777" w:rsidR="00503EB2" w:rsidRDefault="00503EB2">
      <w:pPr>
        <w:pStyle w:val="a6"/>
      </w:pPr>
    </w:p>
    <w:p w14:paraId="1DA7B9DD" w14:textId="71478FBB" w:rsidR="00503EB2" w:rsidRDefault="00503EB2">
      <w:pPr>
        <w:pStyle w:val="a6"/>
      </w:pPr>
      <w:r>
        <w:rPr>
          <w:rFonts w:hint="eastAsia"/>
        </w:rPr>
        <w:t>我记得之前讨论过</w:t>
      </w:r>
      <w:r>
        <w:rPr>
          <w:rFonts w:hint="eastAsia"/>
        </w:rPr>
        <w:t>generational</w:t>
      </w:r>
      <w:r>
        <w:rPr>
          <w:rFonts w:hint="eastAsia"/>
        </w:rPr>
        <w:t>的调度算法，那些经常开关的，我们就先不管。</w:t>
      </w:r>
    </w:p>
  </w:comment>
  <w:comment w:id="20" w:author="Wei Xu" w:date="2014-05-29T15:24:00Z" w:initials="WX">
    <w:p w14:paraId="7A2E74D2" w14:textId="0F192F2B" w:rsidR="00503EB2" w:rsidRDefault="00503EB2">
      <w:pPr>
        <w:pStyle w:val="a6"/>
      </w:pPr>
      <w:r>
        <w:rPr>
          <w:rStyle w:val="a5"/>
        </w:rPr>
        <w:annotationRef/>
      </w:r>
      <w:r>
        <w:rPr>
          <w:rFonts w:hint="eastAsia"/>
        </w:rPr>
        <w:t>我觉得你可以比较一个非常愚蠢的策略：就是我看到流量最大的一对虚拟机，然后我把两个移动到一起。再看流量次大的，移动到一起（至于往哪边走看哪个机架更闲），最后移动跟你的数量一样的虚拟机，这样的效果跟你的算法比起来，有什么区别？</w:t>
      </w:r>
    </w:p>
  </w:comment>
  <w:comment w:id="21" w:author="Wei Xu" w:date="2014-05-29T15:15:00Z" w:initials="WX">
    <w:p w14:paraId="7A3A7FBD" w14:textId="66C1071C" w:rsidR="00503EB2" w:rsidRDefault="00503EB2">
      <w:pPr>
        <w:pStyle w:val="a6"/>
      </w:pPr>
      <w:r>
        <w:rPr>
          <w:rStyle w:val="a5"/>
        </w:rPr>
        <w:annotationRef/>
      </w:r>
      <w:r>
        <w:rPr>
          <w:rFonts w:hint="eastAsia"/>
        </w:rPr>
        <w:t>有没有什么其他更有统计意义的指标说明流量是否平均？</w:t>
      </w:r>
    </w:p>
  </w:comment>
  <w:comment w:id="22" w:author="Wei Xu" w:date="2014-05-29T15:16:00Z" w:initials="WX">
    <w:p w14:paraId="163AB523" w14:textId="1DDD9675" w:rsidR="00503EB2" w:rsidRDefault="00503EB2">
      <w:pPr>
        <w:pStyle w:val="a6"/>
      </w:pPr>
      <w:r>
        <w:rPr>
          <w:rStyle w:val="a5"/>
        </w:rPr>
        <w:annotationRef/>
      </w:r>
      <w:r>
        <w:rPr>
          <w:rFonts w:hint="eastAsia"/>
        </w:rPr>
        <w:t>这个不对吧？你把那个降到</w:t>
      </w:r>
      <w:r>
        <w:rPr>
          <w:rFonts w:hint="eastAsia"/>
        </w:rPr>
        <w:t>0</w:t>
      </w:r>
      <w:r>
        <w:rPr>
          <w:rFonts w:hint="eastAsia"/>
        </w:rPr>
        <w:t>了，流量不就跑到别的地方去了？同样也不那么平均了。</w:t>
      </w:r>
    </w:p>
  </w:comment>
  <w:comment w:id="23" w:author="Wei Xu" w:date="2014-05-29T15:20:00Z" w:initials="WX">
    <w:p w14:paraId="2B74ECCC" w14:textId="7587C4E6" w:rsidR="00503EB2" w:rsidRDefault="00503EB2">
      <w:pPr>
        <w:pStyle w:val="a6"/>
      </w:pPr>
      <w:r>
        <w:rPr>
          <w:rStyle w:val="a5"/>
        </w:rPr>
        <w:annotationRef/>
      </w:r>
      <w:r>
        <w:rPr>
          <w:rFonts w:hint="eastAsia"/>
        </w:rPr>
        <w:t>一般不只写问题，还需要写上你准备的解决方案</w:t>
      </w:r>
    </w:p>
  </w:comment>
  <w:comment w:id="24" w:author="Wei Xu" w:date="2014-05-29T15:20:00Z" w:initials="WX">
    <w:p w14:paraId="70D95B95" w14:textId="55A80FD9" w:rsidR="00503EB2" w:rsidRDefault="00503EB2">
      <w:pPr>
        <w:pStyle w:val="a6"/>
      </w:pPr>
      <w:r>
        <w:rPr>
          <w:rStyle w:val="a5"/>
        </w:rPr>
        <w:annotationRef/>
      </w:r>
      <w:r>
        <w:rPr>
          <w:rFonts w:hint="eastAsia"/>
        </w:rPr>
        <w:t>怎么样能够支持其他的网络拓扑结构？模型会有多大的变化？</w:t>
      </w:r>
    </w:p>
  </w:comment>
  <w:comment w:id="26" w:author="Wei Xu" w:date="2014-05-29T15:21:00Z" w:initials="WX">
    <w:p w14:paraId="466ECED0" w14:textId="225D48D7" w:rsidR="00503EB2" w:rsidRDefault="00503EB2">
      <w:pPr>
        <w:pStyle w:val="a6"/>
      </w:pPr>
      <w:r>
        <w:rPr>
          <w:rStyle w:val="a5"/>
        </w:rPr>
        <w:annotationRef/>
      </w:r>
      <w:r>
        <w:rPr>
          <w:rFonts w:hint="eastAsia"/>
        </w:rPr>
        <w:t>还有一个问题是在流量有变化的时候的稳定性问题。</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仿宋">
    <w:altName w:val="Athelas Bold"/>
    <w:panose1 w:val="00000000000000000000"/>
    <w:charset w:val="50"/>
    <w:family w:val="roman"/>
    <w:notTrueType/>
    <w:pitch w:val="default"/>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trackRevisions/>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D68"/>
    <w:rsid w:val="00016976"/>
    <w:rsid w:val="00021F68"/>
    <w:rsid w:val="00026369"/>
    <w:rsid w:val="00040F2C"/>
    <w:rsid w:val="0004154E"/>
    <w:rsid w:val="000437BD"/>
    <w:rsid w:val="00074BD8"/>
    <w:rsid w:val="0007628B"/>
    <w:rsid w:val="00083FAA"/>
    <w:rsid w:val="000864FD"/>
    <w:rsid w:val="00096126"/>
    <w:rsid w:val="000A04AD"/>
    <w:rsid w:val="000D26E2"/>
    <w:rsid w:val="000E51AD"/>
    <w:rsid w:val="000E579A"/>
    <w:rsid w:val="000E7890"/>
    <w:rsid w:val="000F3D30"/>
    <w:rsid w:val="000F5E84"/>
    <w:rsid w:val="00102BC1"/>
    <w:rsid w:val="00104F05"/>
    <w:rsid w:val="001213A4"/>
    <w:rsid w:val="00126096"/>
    <w:rsid w:val="001264A8"/>
    <w:rsid w:val="00127C9A"/>
    <w:rsid w:val="00131259"/>
    <w:rsid w:val="0013689A"/>
    <w:rsid w:val="00147B52"/>
    <w:rsid w:val="00156FAF"/>
    <w:rsid w:val="0016669B"/>
    <w:rsid w:val="0017363D"/>
    <w:rsid w:val="0017784B"/>
    <w:rsid w:val="00180AB5"/>
    <w:rsid w:val="0018307F"/>
    <w:rsid w:val="00184233"/>
    <w:rsid w:val="00187C04"/>
    <w:rsid w:val="00190B8D"/>
    <w:rsid w:val="00195F8A"/>
    <w:rsid w:val="00197314"/>
    <w:rsid w:val="001A3D94"/>
    <w:rsid w:val="001A4F4C"/>
    <w:rsid w:val="001B2989"/>
    <w:rsid w:val="001C347D"/>
    <w:rsid w:val="001C6027"/>
    <w:rsid w:val="001C6D68"/>
    <w:rsid w:val="001D27B2"/>
    <w:rsid w:val="001F08A7"/>
    <w:rsid w:val="001F5C3C"/>
    <w:rsid w:val="001F655E"/>
    <w:rsid w:val="00204A06"/>
    <w:rsid w:val="0020648D"/>
    <w:rsid w:val="00211955"/>
    <w:rsid w:val="0021567A"/>
    <w:rsid w:val="00216DDA"/>
    <w:rsid w:val="002264CF"/>
    <w:rsid w:val="002337A1"/>
    <w:rsid w:val="00241D43"/>
    <w:rsid w:val="002553B7"/>
    <w:rsid w:val="00264E63"/>
    <w:rsid w:val="0026771B"/>
    <w:rsid w:val="00271632"/>
    <w:rsid w:val="002807AC"/>
    <w:rsid w:val="00280E93"/>
    <w:rsid w:val="00287D09"/>
    <w:rsid w:val="002913E4"/>
    <w:rsid w:val="00296A1D"/>
    <w:rsid w:val="002A0B42"/>
    <w:rsid w:val="002B23AD"/>
    <w:rsid w:val="002B2CC9"/>
    <w:rsid w:val="002C7331"/>
    <w:rsid w:val="002D1E2C"/>
    <w:rsid w:val="002E0CD8"/>
    <w:rsid w:val="002E3AAC"/>
    <w:rsid w:val="002E6BFC"/>
    <w:rsid w:val="002E7A0D"/>
    <w:rsid w:val="002F3CD1"/>
    <w:rsid w:val="002F45A1"/>
    <w:rsid w:val="0030220B"/>
    <w:rsid w:val="003079D5"/>
    <w:rsid w:val="003158A3"/>
    <w:rsid w:val="00315E9A"/>
    <w:rsid w:val="00320425"/>
    <w:rsid w:val="003207A9"/>
    <w:rsid w:val="00322209"/>
    <w:rsid w:val="00327497"/>
    <w:rsid w:val="00333309"/>
    <w:rsid w:val="00334305"/>
    <w:rsid w:val="0033577D"/>
    <w:rsid w:val="003468C8"/>
    <w:rsid w:val="00351A34"/>
    <w:rsid w:val="00355B9B"/>
    <w:rsid w:val="00364CD1"/>
    <w:rsid w:val="003653C3"/>
    <w:rsid w:val="0037769B"/>
    <w:rsid w:val="00390CEE"/>
    <w:rsid w:val="00394ECB"/>
    <w:rsid w:val="003A44E9"/>
    <w:rsid w:val="003A57CB"/>
    <w:rsid w:val="003B2020"/>
    <w:rsid w:val="003C5220"/>
    <w:rsid w:val="003D0178"/>
    <w:rsid w:val="003D0378"/>
    <w:rsid w:val="003D27AA"/>
    <w:rsid w:val="003E63F8"/>
    <w:rsid w:val="003E658E"/>
    <w:rsid w:val="003F464C"/>
    <w:rsid w:val="00406B8D"/>
    <w:rsid w:val="004134D3"/>
    <w:rsid w:val="00420FE6"/>
    <w:rsid w:val="00423F94"/>
    <w:rsid w:val="00432A21"/>
    <w:rsid w:val="00452B58"/>
    <w:rsid w:val="00453C1C"/>
    <w:rsid w:val="00456D39"/>
    <w:rsid w:val="0046295C"/>
    <w:rsid w:val="00467D89"/>
    <w:rsid w:val="004744DF"/>
    <w:rsid w:val="0047670D"/>
    <w:rsid w:val="00476FC2"/>
    <w:rsid w:val="00482F17"/>
    <w:rsid w:val="00491A05"/>
    <w:rsid w:val="00495397"/>
    <w:rsid w:val="004A29DD"/>
    <w:rsid w:val="004B1A67"/>
    <w:rsid w:val="004B3BA7"/>
    <w:rsid w:val="004C6C32"/>
    <w:rsid w:val="004D4301"/>
    <w:rsid w:val="004D487E"/>
    <w:rsid w:val="004D5BA0"/>
    <w:rsid w:val="004F06FB"/>
    <w:rsid w:val="004F1263"/>
    <w:rsid w:val="004F4EDC"/>
    <w:rsid w:val="005018C1"/>
    <w:rsid w:val="00503EB2"/>
    <w:rsid w:val="005105F8"/>
    <w:rsid w:val="00522EA9"/>
    <w:rsid w:val="005259B2"/>
    <w:rsid w:val="00535FDD"/>
    <w:rsid w:val="005409AE"/>
    <w:rsid w:val="005658C9"/>
    <w:rsid w:val="00567C2A"/>
    <w:rsid w:val="00572644"/>
    <w:rsid w:val="00573D7B"/>
    <w:rsid w:val="0057412D"/>
    <w:rsid w:val="00577D67"/>
    <w:rsid w:val="005822E3"/>
    <w:rsid w:val="0058283E"/>
    <w:rsid w:val="00590244"/>
    <w:rsid w:val="00592EA9"/>
    <w:rsid w:val="0059317B"/>
    <w:rsid w:val="00594B5D"/>
    <w:rsid w:val="005A6793"/>
    <w:rsid w:val="005B38B7"/>
    <w:rsid w:val="005B49E5"/>
    <w:rsid w:val="005C1B62"/>
    <w:rsid w:val="005C1E20"/>
    <w:rsid w:val="005C470B"/>
    <w:rsid w:val="005C5247"/>
    <w:rsid w:val="005D249D"/>
    <w:rsid w:val="005D30AF"/>
    <w:rsid w:val="005D4585"/>
    <w:rsid w:val="005D4F10"/>
    <w:rsid w:val="005D61C7"/>
    <w:rsid w:val="005D6A55"/>
    <w:rsid w:val="005F38D5"/>
    <w:rsid w:val="005F50AE"/>
    <w:rsid w:val="005F69F1"/>
    <w:rsid w:val="006042C0"/>
    <w:rsid w:val="006134C7"/>
    <w:rsid w:val="00640CC1"/>
    <w:rsid w:val="00644B62"/>
    <w:rsid w:val="0064513F"/>
    <w:rsid w:val="00646D32"/>
    <w:rsid w:val="006522FB"/>
    <w:rsid w:val="00652799"/>
    <w:rsid w:val="006567BE"/>
    <w:rsid w:val="006638AD"/>
    <w:rsid w:val="00670807"/>
    <w:rsid w:val="00674593"/>
    <w:rsid w:val="00675999"/>
    <w:rsid w:val="006760D6"/>
    <w:rsid w:val="006803EB"/>
    <w:rsid w:val="006804A8"/>
    <w:rsid w:val="0068336E"/>
    <w:rsid w:val="006A3939"/>
    <w:rsid w:val="006A4E54"/>
    <w:rsid w:val="006A6BE5"/>
    <w:rsid w:val="006B37DB"/>
    <w:rsid w:val="006B3BB3"/>
    <w:rsid w:val="006C3E0D"/>
    <w:rsid w:val="006C4E0E"/>
    <w:rsid w:val="006C7EEA"/>
    <w:rsid w:val="006D014E"/>
    <w:rsid w:val="006D46EF"/>
    <w:rsid w:val="006E269B"/>
    <w:rsid w:val="006E6C5E"/>
    <w:rsid w:val="006F146D"/>
    <w:rsid w:val="006F4AC2"/>
    <w:rsid w:val="007025A5"/>
    <w:rsid w:val="00711DD2"/>
    <w:rsid w:val="00711FA1"/>
    <w:rsid w:val="00713DAB"/>
    <w:rsid w:val="00714CD5"/>
    <w:rsid w:val="00723A19"/>
    <w:rsid w:val="00731058"/>
    <w:rsid w:val="00732036"/>
    <w:rsid w:val="007369BE"/>
    <w:rsid w:val="00746549"/>
    <w:rsid w:val="007505AE"/>
    <w:rsid w:val="007505B7"/>
    <w:rsid w:val="00776F19"/>
    <w:rsid w:val="007917C7"/>
    <w:rsid w:val="007B1A86"/>
    <w:rsid w:val="007B4D91"/>
    <w:rsid w:val="007C1C18"/>
    <w:rsid w:val="007D18BE"/>
    <w:rsid w:val="007D74B5"/>
    <w:rsid w:val="007E2CCC"/>
    <w:rsid w:val="007F53C0"/>
    <w:rsid w:val="00800874"/>
    <w:rsid w:val="008075BF"/>
    <w:rsid w:val="0081273E"/>
    <w:rsid w:val="008127EB"/>
    <w:rsid w:val="0081368F"/>
    <w:rsid w:val="00817C0E"/>
    <w:rsid w:val="00820BFF"/>
    <w:rsid w:val="00842108"/>
    <w:rsid w:val="008507FD"/>
    <w:rsid w:val="00853B1B"/>
    <w:rsid w:val="00855D29"/>
    <w:rsid w:val="00864164"/>
    <w:rsid w:val="00870507"/>
    <w:rsid w:val="008752E1"/>
    <w:rsid w:val="008840B5"/>
    <w:rsid w:val="008866BE"/>
    <w:rsid w:val="00893146"/>
    <w:rsid w:val="008936F8"/>
    <w:rsid w:val="00893940"/>
    <w:rsid w:val="00896E37"/>
    <w:rsid w:val="008A0A5B"/>
    <w:rsid w:val="008A0A84"/>
    <w:rsid w:val="008A3EE2"/>
    <w:rsid w:val="008B284F"/>
    <w:rsid w:val="008B2B14"/>
    <w:rsid w:val="008B319E"/>
    <w:rsid w:val="008D0458"/>
    <w:rsid w:val="008D2B72"/>
    <w:rsid w:val="008D6895"/>
    <w:rsid w:val="008F1D87"/>
    <w:rsid w:val="008F3DA0"/>
    <w:rsid w:val="00901A00"/>
    <w:rsid w:val="00904E1D"/>
    <w:rsid w:val="00917D0F"/>
    <w:rsid w:val="00921487"/>
    <w:rsid w:val="00922314"/>
    <w:rsid w:val="00923E8C"/>
    <w:rsid w:val="0092652F"/>
    <w:rsid w:val="00930126"/>
    <w:rsid w:val="009313CC"/>
    <w:rsid w:val="0094714C"/>
    <w:rsid w:val="00953821"/>
    <w:rsid w:val="0096042E"/>
    <w:rsid w:val="00961EF6"/>
    <w:rsid w:val="009653F7"/>
    <w:rsid w:val="009654A9"/>
    <w:rsid w:val="00991EB9"/>
    <w:rsid w:val="00993E9D"/>
    <w:rsid w:val="009A032D"/>
    <w:rsid w:val="009B52C4"/>
    <w:rsid w:val="009C1538"/>
    <w:rsid w:val="009C278F"/>
    <w:rsid w:val="009C3712"/>
    <w:rsid w:val="009D0459"/>
    <w:rsid w:val="009D4E69"/>
    <w:rsid w:val="009D7017"/>
    <w:rsid w:val="009F073D"/>
    <w:rsid w:val="009F0B73"/>
    <w:rsid w:val="009F1F13"/>
    <w:rsid w:val="00A05B82"/>
    <w:rsid w:val="00A154F0"/>
    <w:rsid w:val="00A31803"/>
    <w:rsid w:val="00A3419F"/>
    <w:rsid w:val="00A37CC9"/>
    <w:rsid w:val="00A55F5D"/>
    <w:rsid w:val="00A61D04"/>
    <w:rsid w:val="00A62EF7"/>
    <w:rsid w:val="00A63E47"/>
    <w:rsid w:val="00A64858"/>
    <w:rsid w:val="00A9416D"/>
    <w:rsid w:val="00A94A1F"/>
    <w:rsid w:val="00A94E5E"/>
    <w:rsid w:val="00AA185D"/>
    <w:rsid w:val="00AA2705"/>
    <w:rsid w:val="00AA2D7A"/>
    <w:rsid w:val="00AA4584"/>
    <w:rsid w:val="00AA6485"/>
    <w:rsid w:val="00AB1E1F"/>
    <w:rsid w:val="00AB6465"/>
    <w:rsid w:val="00AD004F"/>
    <w:rsid w:val="00AD5722"/>
    <w:rsid w:val="00AE63F2"/>
    <w:rsid w:val="00AF0D6D"/>
    <w:rsid w:val="00AF5B3C"/>
    <w:rsid w:val="00AF7C35"/>
    <w:rsid w:val="00B06D63"/>
    <w:rsid w:val="00B14704"/>
    <w:rsid w:val="00B236D0"/>
    <w:rsid w:val="00B24077"/>
    <w:rsid w:val="00B25C9E"/>
    <w:rsid w:val="00B268BB"/>
    <w:rsid w:val="00B26976"/>
    <w:rsid w:val="00B26EC7"/>
    <w:rsid w:val="00B37B48"/>
    <w:rsid w:val="00B47102"/>
    <w:rsid w:val="00B56D6F"/>
    <w:rsid w:val="00B6070D"/>
    <w:rsid w:val="00B607F3"/>
    <w:rsid w:val="00B62B7D"/>
    <w:rsid w:val="00B83D60"/>
    <w:rsid w:val="00B86D2C"/>
    <w:rsid w:val="00B8723E"/>
    <w:rsid w:val="00B90C3C"/>
    <w:rsid w:val="00B97257"/>
    <w:rsid w:val="00BA2C3C"/>
    <w:rsid w:val="00BB20C9"/>
    <w:rsid w:val="00BB53E6"/>
    <w:rsid w:val="00BD3165"/>
    <w:rsid w:val="00BD690C"/>
    <w:rsid w:val="00BF0B93"/>
    <w:rsid w:val="00C10E77"/>
    <w:rsid w:val="00C25966"/>
    <w:rsid w:val="00C33BF6"/>
    <w:rsid w:val="00C469D2"/>
    <w:rsid w:val="00C47C7A"/>
    <w:rsid w:val="00C562AE"/>
    <w:rsid w:val="00C7117C"/>
    <w:rsid w:val="00C8241E"/>
    <w:rsid w:val="00C93118"/>
    <w:rsid w:val="00C9386C"/>
    <w:rsid w:val="00C93D3F"/>
    <w:rsid w:val="00CB0A76"/>
    <w:rsid w:val="00CB0E0E"/>
    <w:rsid w:val="00CB1C7D"/>
    <w:rsid w:val="00CB4335"/>
    <w:rsid w:val="00CB6F25"/>
    <w:rsid w:val="00CC4C88"/>
    <w:rsid w:val="00CD540B"/>
    <w:rsid w:val="00CE1E8C"/>
    <w:rsid w:val="00CE3012"/>
    <w:rsid w:val="00CE4F31"/>
    <w:rsid w:val="00CE5822"/>
    <w:rsid w:val="00CE6E4D"/>
    <w:rsid w:val="00CF1827"/>
    <w:rsid w:val="00CF381C"/>
    <w:rsid w:val="00CF63A6"/>
    <w:rsid w:val="00D02814"/>
    <w:rsid w:val="00D0695C"/>
    <w:rsid w:val="00D11C36"/>
    <w:rsid w:val="00D20D3A"/>
    <w:rsid w:val="00D27EC0"/>
    <w:rsid w:val="00D31C54"/>
    <w:rsid w:val="00D35F6B"/>
    <w:rsid w:val="00D40230"/>
    <w:rsid w:val="00D40DB2"/>
    <w:rsid w:val="00D40F59"/>
    <w:rsid w:val="00D53E7D"/>
    <w:rsid w:val="00D55FAF"/>
    <w:rsid w:val="00D62048"/>
    <w:rsid w:val="00D763D7"/>
    <w:rsid w:val="00D83115"/>
    <w:rsid w:val="00D8343E"/>
    <w:rsid w:val="00DA1ACF"/>
    <w:rsid w:val="00DA63FB"/>
    <w:rsid w:val="00DB379C"/>
    <w:rsid w:val="00DB4399"/>
    <w:rsid w:val="00DC063D"/>
    <w:rsid w:val="00DC0E3C"/>
    <w:rsid w:val="00DE23C6"/>
    <w:rsid w:val="00DE3E01"/>
    <w:rsid w:val="00DE662D"/>
    <w:rsid w:val="00DF10C4"/>
    <w:rsid w:val="00DF2F29"/>
    <w:rsid w:val="00DF44B9"/>
    <w:rsid w:val="00E03D9F"/>
    <w:rsid w:val="00E13949"/>
    <w:rsid w:val="00E15829"/>
    <w:rsid w:val="00E309EF"/>
    <w:rsid w:val="00E3302E"/>
    <w:rsid w:val="00E34611"/>
    <w:rsid w:val="00E37645"/>
    <w:rsid w:val="00E44D16"/>
    <w:rsid w:val="00E604A5"/>
    <w:rsid w:val="00E61055"/>
    <w:rsid w:val="00E6253E"/>
    <w:rsid w:val="00E709A8"/>
    <w:rsid w:val="00E76289"/>
    <w:rsid w:val="00E81F5C"/>
    <w:rsid w:val="00E906FA"/>
    <w:rsid w:val="00E9301E"/>
    <w:rsid w:val="00E97F4E"/>
    <w:rsid w:val="00EA0C3F"/>
    <w:rsid w:val="00EB40BC"/>
    <w:rsid w:val="00EB5883"/>
    <w:rsid w:val="00EB64EC"/>
    <w:rsid w:val="00ED6ABE"/>
    <w:rsid w:val="00EE611E"/>
    <w:rsid w:val="00EF4167"/>
    <w:rsid w:val="00F04ACB"/>
    <w:rsid w:val="00F30E02"/>
    <w:rsid w:val="00F463C2"/>
    <w:rsid w:val="00F624DA"/>
    <w:rsid w:val="00F82C6A"/>
    <w:rsid w:val="00F8752C"/>
    <w:rsid w:val="00F92053"/>
    <w:rsid w:val="00FB0EA5"/>
    <w:rsid w:val="00FB1917"/>
    <w:rsid w:val="00FB530C"/>
    <w:rsid w:val="00FB6C73"/>
    <w:rsid w:val="00FC25E2"/>
    <w:rsid w:val="00FC440B"/>
    <w:rsid w:val="00FC44AE"/>
    <w:rsid w:val="00FD2784"/>
    <w:rsid w:val="00FE2881"/>
    <w:rsid w:val="00FE7303"/>
    <w:rsid w:val="00FF0A1C"/>
    <w:rsid w:val="00FF0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67"/>
    <o:shapelayout v:ext="edit">
      <o:idmap v:ext="edit" data="1"/>
    </o:shapelayout>
  </w:shapeDefaults>
  <w:decimalSymbol w:val="."/>
  <w:listSeparator w:val=","/>
  <w14:docId w14:val="5ADABE1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rsid w:val="001C6D68"/>
    <w:pPr>
      <w:tabs>
        <w:tab w:val="center" w:pos="4160"/>
        <w:tab w:val="right" w:pos="8300"/>
      </w:tabs>
    </w:pPr>
  </w:style>
  <w:style w:type="character" w:customStyle="1" w:styleId="MTEquationSection">
    <w:name w:val="MTEquationSection"/>
    <w:basedOn w:val="a0"/>
    <w:rsid w:val="001C6D68"/>
    <w:rPr>
      <w:vanish/>
      <w:color w:val="FF0000"/>
    </w:rPr>
  </w:style>
  <w:style w:type="paragraph" w:styleId="a3">
    <w:name w:val="Balloon Text"/>
    <w:basedOn w:val="a"/>
    <w:link w:val="a4"/>
    <w:uiPriority w:val="99"/>
    <w:semiHidden/>
    <w:unhideWhenUsed/>
    <w:rsid w:val="00453C1C"/>
    <w:rPr>
      <w:rFonts w:ascii="Heiti SC Light" w:eastAsia="Heiti SC Light"/>
      <w:sz w:val="18"/>
      <w:szCs w:val="18"/>
    </w:rPr>
  </w:style>
  <w:style w:type="character" w:customStyle="1" w:styleId="a4">
    <w:name w:val="批注框文本字符"/>
    <w:basedOn w:val="a0"/>
    <w:link w:val="a3"/>
    <w:uiPriority w:val="99"/>
    <w:semiHidden/>
    <w:rsid w:val="00453C1C"/>
    <w:rPr>
      <w:rFonts w:ascii="Heiti SC Light" w:eastAsia="Heiti SC Light"/>
      <w:sz w:val="18"/>
      <w:szCs w:val="18"/>
    </w:rPr>
  </w:style>
  <w:style w:type="character" w:styleId="a5">
    <w:name w:val="annotation reference"/>
    <w:basedOn w:val="a0"/>
    <w:uiPriority w:val="99"/>
    <w:semiHidden/>
    <w:unhideWhenUsed/>
    <w:rsid w:val="00D02814"/>
    <w:rPr>
      <w:sz w:val="18"/>
      <w:szCs w:val="18"/>
    </w:rPr>
  </w:style>
  <w:style w:type="paragraph" w:styleId="a6">
    <w:name w:val="annotation text"/>
    <w:basedOn w:val="a"/>
    <w:link w:val="a7"/>
    <w:uiPriority w:val="99"/>
    <w:semiHidden/>
    <w:unhideWhenUsed/>
    <w:rsid w:val="00D02814"/>
  </w:style>
  <w:style w:type="character" w:customStyle="1" w:styleId="a7">
    <w:name w:val="注释文本字符"/>
    <w:basedOn w:val="a0"/>
    <w:link w:val="a6"/>
    <w:uiPriority w:val="99"/>
    <w:semiHidden/>
    <w:rsid w:val="00D02814"/>
  </w:style>
  <w:style w:type="paragraph" w:styleId="a8">
    <w:name w:val="annotation subject"/>
    <w:basedOn w:val="a6"/>
    <w:next w:val="a6"/>
    <w:link w:val="a9"/>
    <w:uiPriority w:val="99"/>
    <w:semiHidden/>
    <w:unhideWhenUsed/>
    <w:rsid w:val="00D02814"/>
    <w:rPr>
      <w:b/>
      <w:bCs/>
      <w:sz w:val="20"/>
      <w:szCs w:val="20"/>
    </w:rPr>
  </w:style>
  <w:style w:type="character" w:customStyle="1" w:styleId="a9">
    <w:name w:val="批注主题字符"/>
    <w:basedOn w:val="a7"/>
    <w:link w:val="a8"/>
    <w:uiPriority w:val="99"/>
    <w:semiHidden/>
    <w:rsid w:val="00D02814"/>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rsid w:val="001C6D68"/>
    <w:pPr>
      <w:tabs>
        <w:tab w:val="center" w:pos="4160"/>
        <w:tab w:val="right" w:pos="8300"/>
      </w:tabs>
    </w:pPr>
  </w:style>
  <w:style w:type="character" w:customStyle="1" w:styleId="MTEquationSection">
    <w:name w:val="MTEquationSection"/>
    <w:basedOn w:val="a0"/>
    <w:rsid w:val="001C6D68"/>
    <w:rPr>
      <w:vanish/>
      <w:color w:val="FF0000"/>
    </w:rPr>
  </w:style>
  <w:style w:type="paragraph" w:styleId="a3">
    <w:name w:val="Balloon Text"/>
    <w:basedOn w:val="a"/>
    <w:link w:val="a4"/>
    <w:uiPriority w:val="99"/>
    <w:semiHidden/>
    <w:unhideWhenUsed/>
    <w:rsid w:val="00453C1C"/>
    <w:rPr>
      <w:rFonts w:ascii="Heiti SC Light" w:eastAsia="Heiti SC Light"/>
      <w:sz w:val="18"/>
      <w:szCs w:val="18"/>
    </w:rPr>
  </w:style>
  <w:style w:type="character" w:customStyle="1" w:styleId="a4">
    <w:name w:val="批注框文本字符"/>
    <w:basedOn w:val="a0"/>
    <w:link w:val="a3"/>
    <w:uiPriority w:val="99"/>
    <w:semiHidden/>
    <w:rsid w:val="00453C1C"/>
    <w:rPr>
      <w:rFonts w:ascii="Heiti SC Light" w:eastAsia="Heiti SC Light"/>
      <w:sz w:val="18"/>
      <w:szCs w:val="18"/>
    </w:rPr>
  </w:style>
  <w:style w:type="character" w:styleId="a5">
    <w:name w:val="annotation reference"/>
    <w:basedOn w:val="a0"/>
    <w:uiPriority w:val="99"/>
    <w:semiHidden/>
    <w:unhideWhenUsed/>
    <w:rsid w:val="00D02814"/>
    <w:rPr>
      <w:sz w:val="18"/>
      <w:szCs w:val="18"/>
    </w:rPr>
  </w:style>
  <w:style w:type="paragraph" w:styleId="a6">
    <w:name w:val="annotation text"/>
    <w:basedOn w:val="a"/>
    <w:link w:val="a7"/>
    <w:uiPriority w:val="99"/>
    <w:semiHidden/>
    <w:unhideWhenUsed/>
    <w:rsid w:val="00D02814"/>
  </w:style>
  <w:style w:type="character" w:customStyle="1" w:styleId="a7">
    <w:name w:val="注释文本字符"/>
    <w:basedOn w:val="a0"/>
    <w:link w:val="a6"/>
    <w:uiPriority w:val="99"/>
    <w:semiHidden/>
    <w:rsid w:val="00D02814"/>
  </w:style>
  <w:style w:type="paragraph" w:styleId="a8">
    <w:name w:val="annotation subject"/>
    <w:basedOn w:val="a6"/>
    <w:next w:val="a6"/>
    <w:link w:val="a9"/>
    <w:uiPriority w:val="99"/>
    <w:semiHidden/>
    <w:unhideWhenUsed/>
    <w:rsid w:val="00D02814"/>
    <w:rPr>
      <w:b/>
      <w:bCs/>
      <w:sz w:val="20"/>
      <w:szCs w:val="20"/>
    </w:rPr>
  </w:style>
  <w:style w:type="character" w:customStyle="1" w:styleId="a9">
    <w:name w:val="批注主题字符"/>
    <w:basedOn w:val="a7"/>
    <w:link w:val="a8"/>
    <w:uiPriority w:val="99"/>
    <w:semiHidden/>
    <w:rsid w:val="00D0281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869">
      <w:bodyDiv w:val="1"/>
      <w:marLeft w:val="0"/>
      <w:marRight w:val="0"/>
      <w:marTop w:val="0"/>
      <w:marBottom w:val="0"/>
      <w:divBdr>
        <w:top w:val="none" w:sz="0" w:space="0" w:color="auto"/>
        <w:left w:val="none" w:sz="0" w:space="0" w:color="auto"/>
        <w:bottom w:val="none" w:sz="0" w:space="0" w:color="auto"/>
        <w:right w:val="none" w:sz="0" w:space="0" w:color="auto"/>
      </w:divBdr>
      <w:divsChild>
        <w:div w:id="2121335338">
          <w:marLeft w:val="0"/>
          <w:marRight w:val="0"/>
          <w:marTop w:val="0"/>
          <w:marBottom w:val="0"/>
          <w:divBdr>
            <w:top w:val="none" w:sz="0" w:space="0" w:color="auto"/>
            <w:left w:val="none" w:sz="0" w:space="0" w:color="auto"/>
            <w:bottom w:val="none" w:sz="0" w:space="0" w:color="auto"/>
            <w:right w:val="none" w:sz="0" w:space="0" w:color="auto"/>
          </w:divBdr>
        </w:div>
      </w:divsChild>
    </w:div>
    <w:div w:id="371002233">
      <w:bodyDiv w:val="1"/>
      <w:marLeft w:val="0"/>
      <w:marRight w:val="0"/>
      <w:marTop w:val="0"/>
      <w:marBottom w:val="0"/>
      <w:divBdr>
        <w:top w:val="none" w:sz="0" w:space="0" w:color="auto"/>
        <w:left w:val="none" w:sz="0" w:space="0" w:color="auto"/>
        <w:bottom w:val="none" w:sz="0" w:space="0" w:color="auto"/>
        <w:right w:val="none" w:sz="0" w:space="0" w:color="auto"/>
      </w:divBdr>
    </w:div>
    <w:div w:id="641423680">
      <w:bodyDiv w:val="1"/>
      <w:marLeft w:val="0"/>
      <w:marRight w:val="0"/>
      <w:marTop w:val="0"/>
      <w:marBottom w:val="0"/>
      <w:divBdr>
        <w:top w:val="none" w:sz="0" w:space="0" w:color="auto"/>
        <w:left w:val="none" w:sz="0" w:space="0" w:color="auto"/>
        <w:bottom w:val="none" w:sz="0" w:space="0" w:color="auto"/>
        <w:right w:val="none" w:sz="0" w:space="0" w:color="auto"/>
      </w:divBdr>
    </w:div>
    <w:div w:id="932278789">
      <w:bodyDiv w:val="1"/>
      <w:marLeft w:val="0"/>
      <w:marRight w:val="0"/>
      <w:marTop w:val="0"/>
      <w:marBottom w:val="0"/>
      <w:divBdr>
        <w:top w:val="none" w:sz="0" w:space="0" w:color="auto"/>
        <w:left w:val="none" w:sz="0" w:space="0" w:color="auto"/>
        <w:bottom w:val="none" w:sz="0" w:space="0" w:color="auto"/>
        <w:right w:val="none" w:sz="0" w:space="0" w:color="auto"/>
      </w:divBdr>
    </w:div>
    <w:div w:id="957294503">
      <w:bodyDiv w:val="1"/>
      <w:marLeft w:val="0"/>
      <w:marRight w:val="0"/>
      <w:marTop w:val="0"/>
      <w:marBottom w:val="0"/>
      <w:divBdr>
        <w:top w:val="none" w:sz="0" w:space="0" w:color="auto"/>
        <w:left w:val="none" w:sz="0" w:space="0" w:color="auto"/>
        <w:bottom w:val="none" w:sz="0" w:space="0" w:color="auto"/>
        <w:right w:val="none" w:sz="0" w:space="0" w:color="auto"/>
      </w:divBdr>
    </w:div>
    <w:div w:id="1077509809">
      <w:bodyDiv w:val="1"/>
      <w:marLeft w:val="0"/>
      <w:marRight w:val="0"/>
      <w:marTop w:val="0"/>
      <w:marBottom w:val="0"/>
      <w:divBdr>
        <w:top w:val="none" w:sz="0" w:space="0" w:color="auto"/>
        <w:left w:val="none" w:sz="0" w:space="0" w:color="auto"/>
        <w:bottom w:val="none" w:sz="0" w:space="0" w:color="auto"/>
        <w:right w:val="none" w:sz="0" w:space="0" w:color="auto"/>
      </w:divBdr>
    </w:div>
    <w:div w:id="1166825820">
      <w:bodyDiv w:val="1"/>
      <w:marLeft w:val="0"/>
      <w:marRight w:val="0"/>
      <w:marTop w:val="0"/>
      <w:marBottom w:val="0"/>
      <w:divBdr>
        <w:top w:val="none" w:sz="0" w:space="0" w:color="auto"/>
        <w:left w:val="none" w:sz="0" w:space="0" w:color="auto"/>
        <w:bottom w:val="none" w:sz="0" w:space="0" w:color="auto"/>
        <w:right w:val="none" w:sz="0" w:space="0" w:color="auto"/>
      </w:divBdr>
    </w:div>
    <w:div w:id="1226798549">
      <w:bodyDiv w:val="1"/>
      <w:marLeft w:val="0"/>
      <w:marRight w:val="0"/>
      <w:marTop w:val="0"/>
      <w:marBottom w:val="0"/>
      <w:divBdr>
        <w:top w:val="none" w:sz="0" w:space="0" w:color="auto"/>
        <w:left w:val="none" w:sz="0" w:space="0" w:color="auto"/>
        <w:bottom w:val="none" w:sz="0" w:space="0" w:color="auto"/>
        <w:right w:val="none" w:sz="0" w:space="0" w:color="auto"/>
      </w:divBdr>
    </w:div>
    <w:div w:id="1404446693">
      <w:bodyDiv w:val="1"/>
      <w:marLeft w:val="0"/>
      <w:marRight w:val="0"/>
      <w:marTop w:val="0"/>
      <w:marBottom w:val="0"/>
      <w:divBdr>
        <w:top w:val="none" w:sz="0" w:space="0" w:color="auto"/>
        <w:left w:val="none" w:sz="0" w:space="0" w:color="auto"/>
        <w:bottom w:val="none" w:sz="0" w:space="0" w:color="auto"/>
        <w:right w:val="none" w:sz="0" w:space="0" w:color="auto"/>
      </w:divBdr>
    </w:div>
    <w:div w:id="1517498658">
      <w:bodyDiv w:val="1"/>
      <w:marLeft w:val="0"/>
      <w:marRight w:val="0"/>
      <w:marTop w:val="0"/>
      <w:marBottom w:val="0"/>
      <w:divBdr>
        <w:top w:val="none" w:sz="0" w:space="0" w:color="auto"/>
        <w:left w:val="none" w:sz="0" w:space="0" w:color="auto"/>
        <w:bottom w:val="none" w:sz="0" w:space="0" w:color="auto"/>
        <w:right w:val="none" w:sz="0" w:space="0" w:color="auto"/>
      </w:divBdr>
    </w:div>
    <w:div w:id="1608584109">
      <w:bodyDiv w:val="1"/>
      <w:marLeft w:val="0"/>
      <w:marRight w:val="0"/>
      <w:marTop w:val="0"/>
      <w:marBottom w:val="0"/>
      <w:divBdr>
        <w:top w:val="none" w:sz="0" w:space="0" w:color="auto"/>
        <w:left w:val="none" w:sz="0" w:space="0" w:color="auto"/>
        <w:bottom w:val="none" w:sz="0" w:space="0" w:color="auto"/>
        <w:right w:val="none" w:sz="0" w:space="0" w:color="auto"/>
      </w:divBdr>
    </w:div>
    <w:div w:id="1648702365">
      <w:bodyDiv w:val="1"/>
      <w:marLeft w:val="0"/>
      <w:marRight w:val="0"/>
      <w:marTop w:val="0"/>
      <w:marBottom w:val="0"/>
      <w:divBdr>
        <w:top w:val="none" w:sz="0" w:space="0" w:color="auto"/>
        <w:left w:val="none" w:sz="0" w:space="0" w:color="auto"/>
        <w:bottom w:val="none" w:sz="0" w:space="0" w:color="auto"/>
        <w:right w:val="none" w:sz="0" w:space="0" w:color="auto"/>
      </w:divBdr>
    </w:div>
    <w:div w:id="1709451473">
      <w:bodyDiv w:val="1"/>
      <w:marLeft w:val="0"/>
      <w:marRight w:val="0"/>
      <w:marTop w:val="0"/>
      <w:marBottom w:val="0"/>
      <w:divBdr>
        <w:top w:val="none" w:sz="0" w:space="0" w:color="auto"/>
        <w:left w:val="none" w:sz="0" w:space="0" w:color="auto"/>
        <w:bottom w:val="none" w:sz="0" w:space="0" w:color="auto"/>
        <w:right w:val="none" w:sz="0" w:space="0" w:color="auto"/>
      </w:divBdr>
    </w:div>
    <w:div w:id="17383630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51.emf"/><Relationship Id="rId107" Type="http://schemas.openxmlformats.org/officeDocument/2006/relationships/oleObject" Target="embeddings/oleObject50.bin"/><Relationship Id="rId108" Type="http://schemas.openxmlformats.org/officeDocument/2006/relationships/image" Target="media/image52.emf"/><Relationship Id="rId109" Type="http://schemas.openxmlformats.org/officeDocument/2006/relationships/oleObject" Target="embeddings/oleObject51.bin"/><Relationship Id="rId70" Type="http://schemas.openxmlformats.org/officeDocument/2006/relationships/image" Target="media/image33.emf"/><Relationship Id="rId71" Type="http://schemas.openxmlformats.org/officeDocument/2006/relationships/oleObject" Target="embeddings/oleObject32.bin"/><Relationship Id="rId72" Type="http://schemas.openxmlformats.org/officeDocument/2006/relationships/image" Target="media/image34.emf"/><Relationship Id="rId73" Type="http://schemas.openxmlformats.org/officeDocument/2006/relationships/oleObject" Target="embeddings/oleObject33.bin"/><Relationship Id="rId74" Type="http://schemas.openxmlformats.org/officeDocument/2006/relationships/image" Target="media/image35.emf"/><Relationship Id="rId75" Type="http://schemas.openxmlformats.org/officeDocument/2006/relationships/oleObject" Target="embeddings/oleObject34.bin"/><Relationship Id="rId76" Type="http://schemas.openxmlformats.org/officeDocument/2006/relationships/image" Target="media/image36.emf"/><Relationship Id="rId77" Type="http://schemas.openxmlformats.org/officeDocument/2006/relationships/oleObject" Target="embeddings/oleObject35.bin"/><Relationship Id="rId78" Type="http://schemas.openxmlformats.org/officeDocument/2006/relationships/image" Target="media/image37.emf"/><Relationship Id="rId79" Type="http://schemas.openxmlformats.org/officeDocument/2006/relationships/oleObject" Target="embeddings/oleObject36.bin"/><Relationship Id="rId170" Type="http://schemas.openxmlformats.org/officeDocument/2006/relationships/image" Target="media/image84.emf"/><Relationship Id="rId171" Type="http://schemas.openxmlformats.org/officeDocument/2006/relationships/oleObject" Target="embeddings/oleObject81.bin"/><Relationship Id="rId172" Type="http://schemas.openxmlformats.org/officeDocument/2006/relationships/image" Target="media/image85.emf"/><Relationship Id="rId173" Type="http://schemas.openxmlformats.org/officeDocument/2006/relationships/oleObject" Target="embeddings/oleObject82.bin"/><Relationship Id="rId174" Type="http://schemas.openxmlformats.org/officeDocument/2006/relationships/image" Target="media/image86.emf"/><Relationship Id="rId175" Type="http://schemas.openxmlformats.org/officeDocument/2006/relationships/oleObject" Target="embeddings/oleObject83.bin"/><Relationship Id="rId176" Type="http://schemas.openxmlformats.org/officeDocument/2006/relationships/image" Target="media/image87.emf"/><Relationship Id="rId177" Type="http://schemas.openxmlformats.org/officeDocument/2006/relationships/oleObject" Target="embeddings/oleObject84.bin"/><Relationship Id="rId178" Type="http://schemas.openxmlformats.org/officeDocument/2006/relationships/image" Target="media/image88.emf"/><Relationship Id="rId179" Type="http://schemas.openxmlformats.org/officeDocument/2006/relationships/oleObject" Target="embeddings/oleObject85.bin"/><Relationship Id="rId260" Type="http://schemas.openxmlformats.org/officeDocument/2006/relationships/image" Target="media/image131.emf"/><Relationship Id="rId10" Type="http://schemas.openxmlformats.org/officeDocument/2006/relationships/image" Target="media/image3.emf"/><Relationship Id="rId11" Type="http://schemas.openxmlformats.org/officeDocument/2006/relationships/oleObject" Target="embeddings/oleObject3.bin"/><Relationship Id="rId12" Type="http://schemas.openxmlformats.org/officeDocument/2006/relationships/image" Target="media/image4.emf"/><Relationship Id="rId13" Type="http://schemas.openxmlformats.org/officeDocument/2006/relationships/oleObject" Target="embeddings/oleObject4.bin"/><Relationship Id="rId14" Type="http://schemas.openxmlformats.org/officeDocument/2006/relationships/image" Target="media/image5.emf"/><Relationship Id="rId15" Type="http://schemas.openxmlformats.org/officeDocument/2006/relationships/oleObject" Target="embeddings/oleObject5.bin"/><Relationship Id="rId16" Type="http://schemas.openxmlformats.org/officeDocument/2006/relationships/image" Target="media/image6.emf"/><Relationship Id="rId17" Type="http://schemas.openxmlformats.org/officeDocument/2006/relationships/oleObject" Target="embeddings/oleObject6.bin"/><Relationship Id="rId18" Type="http://schemas.openxmlformats.org/officeDocument/2006/relationships/image" Target="media/image7.emf"/><Relationship Id="rId19" Type="http://schemas.openxmlformats.org/officeDocument/2006/relationships/oleObject" Target="embeddings/oleObject7.bin"/><Relationship Id="rId261" Type="http://schemas.openxmlformats.org/officeDocument/2006/relationships/oleObject" Target="embeddings/oleObject124.bin"/><Relationship Id="rId262" Type="http://schemas.openxmlformats.org/officeDocument/2006/relationships/image" Target="media/image132.emf"/><Relationship Id="rId263" Type="http://schemas.openxmlformats.org/officeDocument/2006/relationships/oleObject" Target="embeddings/oleObject125.bin"/><Relationship Id="rId264" Type="http://schemas.openxmlformats.org/officeDocument/2006/relationships/image" Target="media/image133.emf"/><Relationship Id="rId110" Type="http://schemas.openxmlformats.org/officeDocument/2006/relationships/image" Target="media/image53.emf"/><Relationship Id="rId111" Type="http://schemas.openxmlformats.org/officeDocument/2006/relationships/oleObject" Target="embeddings/oleObject52.bin"/><Relationship Id="rId112" Type="http://schemas.openxmlformats.org/officeDocument/2006/relationships/image" Target="media/image54.emf"/><Relationship Id="rId113" Type="http://schemas.openxmlformats.org/officeDocument/2006/relationships/oleObject" Target="embeddings/oleObject53.bin"/><Relationship Id="rId114" Type="http://schemas.openxmlformats.org/officeDocument/2006/relationships/image" Target="media/image55.emf"/><Relationship Id="rId115" Type="http://schemas.openxmlformats.org/officeDocument/2006/relationships/oleObject" Target="embeddings/oleObject54.bin"/><Relationship Id="rId116" Type="http://schemas.openxmlformats.org/officeDocument/2006/relationships/image" Target="media/image56.emf"/><Relationship Id="rId117" Type="http://schemas.openxmlformats.org/officeDocument/2006/relationships/oleObject" Target="embeddings/oleObject55.bin"/><Relationship Id="rId118" Type="http://schemas.openxmlformats.org/officeDocument/2006/relationships/image" Target="media/image57.emf"/><Relationship Id="rId119" Type="http://schemas.openxmlformats.org/officeDocument/2006/relationships/oleObject" Target="embeddings/oleObject56.bin"/><Relationship Id="rId200" Type="http://schemas.openxmlformats.org/officeDocument/2006/relationships/image" Target="media/image99.emf"/><Relationship Id="rId201" Type="http://schemas.openxmlformats.org/officeDocument/2006/relationships/oleObject" Target="embeddings/oleObject96.bin"/><Relationship Id="rId202" Type="http://schemas.openxmlformats.org/officeDocument/2006/relationships/image" Target="media/image100.emf"/><Relationship Id="rId203" Type="http://schemas.openxmlformats.org/officeDocument/2006/relationships/oleObject" Target="embeddings/oleObject97.bin"/><Relationship Id="rId204" Type="http://schemas.openxmlformats.org/officeDocument/2006/relationships/image" Target="media/image101.emf"/><Relationship Id="rId205" Type="http://schemas.openxmlformats.org/officeDocument/2006/relationships/oleObject" Target="embeddings/oleObject98.bin"/><Relationship Id="rId206" Type="http://schemas.openxmlformats.org/officeDocument/2006/relationships/image" Target="media/image102.png"/><Relationship Id="rId207" Type="http://schemas.openxmlformats.org/officeDocument/2006/relationships/image" Target="media/image103.png"/><Relationship Id="rId208" Type="http://schemas.openxmlformats.org/officeDocument/2006/relationships/image" Target="media/image104.emf"/><Relationship Id="rId209" Type="http://schemas.openxmlformats.org/officeDocument/2006/relationships/oleObject" Target="embeddings/oleObject99.bin"/><Relationship Id="rId265" Type="http://schemas.openxmlformats.org/officeDocument/2006/relationships/oleObject" Target="embeddings/oleObject126.bin"/><Relationship Id="rId266" Type="http://schemas.openxmlformats.org/officeDocument/2006/relationships/image" Target="media/image134.emf"/><Relationship Id="rId267" Type="http://schemas.openxmlformats.org/officeDocument/2006/relationships/oleObject" Target="embeddings/oleObject127.bin"/><Relationship Id="rId268" Type="http://schemas.openxmlformats.org/officeDocument/2006/relationships/image" Target="media/image135.emf"/><Relationship Id="rId269" Type="http://schemas.openxmlformats.org/officeDocument/2006/relationships/oleObject" Target="embeddings/oleObject128.bin"/><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oleObject" Target="embeddings/oleObject1.bin"/><Relationship Id="rId8" Type="http://schemas.openxmlformats.org/officeDocument/2006/relationships/image" Target="media/image2.emf"/><Relationship Id="rId9" Type="http://schemas.openxmlformats.org/officeDocument/2006/relationships/oleObject" Target="embeddings/oleObject2.bin"/><Relationship Id="rId80" Type="http://schemas.openxmlformats.org/officeDocument/2006/relationships/image" Target="media/image38.emf"/><Relationship Id="rId81" Type="http://schemas.openxmlformats.org/officeDocument/2006/relationships/oleObject" Target="embeddings/oleObject37.bin"/><Relationship Id="rId82" Type="http://schemas.openxmlformats.org/officeDocument/2006/relationships/image" Target="media/image39.emf"/><Relationship Id="rId83" Type="http://schemas.openxmlformats.org/officeDocument/2006/relationships/oleObject" Target="embeddings/oleObject38.bin"/><Relationship Id="rId84" Type="http://schemas.openxmlformats.org/officeDocument/2006/relationships/image" Target="media/image40.emf"/><Relationship Id="rId85" Type="http://schemas.openxmlformats.org/officeDocument/2006/relationships/oleObject" Target="embeddings/oleObject39.bin"/><Relationship Id="rId86" Type="http://schemas.openxmlformats.org/officeDocument/2006/relationships/image" Target="media/image41.emf"/><Relationship Id="rId87" Type="http://schemas.openxmlformats.org/officeDocument/2006/relationships/oleObject" Target="embeddings/oleObject40.bin"/><Relationship Id="rId88" Type="http://schemas.openxmlformats.org/officeDocument/2006/relationships/image" Target="media/image42.emf"/><Relationship Id="rId89" Type="http://schemas.openxmlformats.org/officeDocument/2006/relationships/oleObject" Target="embeddings/oleObject41.bin"/><Relationship Id="rId180" Type="http://schemas.openxmlformats.org/officeDocument/2006/relationships/image" Target="media/image89.emf"/><Relationship Id="rId181" Type="http://schemas.openxmlformats.org/officeDocument/2006/relationships/oleObject" Target="embeddings/oleObject86.bin"/><Relationship Id="rId182" Type="http://schemas.openxmlformats.org/officeDocument/2006/relationships/image" Target="media/image90.emf"/><Relationship Id="rId183" Type="http://schemas.openxmlformats.org/officeDocument/2006/relationships/oleObject" Target="embeddings/oleObject87.bin"/><Relationship Id="rId184" Type="http://schemas.openxmlformats.org/officeDocument/2006/relationships/image" Target="media/image91.emf"/><Relationship Id="rId185" Type="http://schemas.openxmlformats.org/officeDocument/2006/relationships/oleObject" Target="embeddings/oleObject88.bin"/><Relationship Id="rId186" Type="http://schemas.openxmlformats.org/officeDocument/2006/relationships/image" Target="media/image92.emf"/><Relationship Id="rId187" Type="http://schemas.openxmlformats.org/officeDocument/2006/relationships/oleObject" Target="embeddings/oleObject89.bin"/><Relationship Id="rId188" Type="http://schemas.openxmlformats.org/officeDocument/2006/relationships/image" Target="media/image93.emf"/><Relationship Id="rId189" Type="http://schemas.openxmlformats.org/officeDocument/2006/relationships/oleObject" Target="embeddings/oleObject90.bin"/><Relationship Id="rId270" Type="http://schemas.openxmlformats.org/officeDocument/2006/relationships/image" Target="media/image136.emf"/><Relationship Id="rId20" Type="http://schemas.openxmlformats.org/officeDocument/2006/relationships/image" Target="media/image8.emf"/><Relationship Id="rId21" Type="http://schemas.openxmlformats.org/officeDocument/2006/relationships/oleObject" Target="embeddings/oleObject8.bin"/><Relationship Id="rId22" Type="http://schemas.openxmlformats.org/officeDocument/2006/relationships/image" Target="media/image9.emf"/><Relationship Id="rId23" Type="http://schemas.openxmlformats.org/officeDocument/2006/relationships/oleObject" Target="embeddings/oleObject9.bin"/><Relationship Id="rId24" Type="http://schemas.openxmlformats.org/officeDocument/2006/relationships/image" Target="media/image10.emf"/><Relationship Id="rId25" Type="http://schemas.openxmlformats.org/officeDocument/2006/relationships/oleObject" Target="embeddings/oleObject10.bin"/><Relationship Id="rId26" Type="http://schemas.openxmlformats.org/officeDocument/2006/relationships/image" Target="media/image11.emf"/><Relationship Id="rId27" Type="http://schemas.openxmlformats.org/officeDocument/2006/relationships/oleObject" Target="embeddings/oleObject11.bin"/><Relationship Id="rId28" Type="http://schemas.openxmlformats.org/officeDocument/2006/relationships/image" Target="media/image12.emf"/><Relationship Id="rId29" Type="http://schemas.openxmlformats.org/officeDocument/2006/relationships/oleObject" Target="embeddings/oleObject12.bin"/><Relationship Id="rId271" Type="http://schemas.openxmlformats.org/officeDocument/2006/relationships/oleObject" Target="embeddings/oleObject129.bin"/><Relationship Id="rId272" Type="http://schemas.openxmlformats.org/officeDocument/2006/relationships/image" Target="media/image137.emf"/><Relationship Id="rId273" Type="http://schemas.openxmlformats.org/officeDocument/2006/relationships/oleObject" Target="embeddings/oleObject130.bin"/><Relationship Id="rId274" Type="http://schemas.openxmlformats.org/officeDocument/2006/relationships/image" Target="media/image138.emf"/><Relationship Id="rId120" Type="http://schemas.openxmlformats.org/officeDocument/2006/relationships/image" Target="media/image58.emf"/><Relationship Id="rId121" Type="http://schemas.openxmlformats.org/officeDocument/2006/relationships/oleObject" Target="embeddings/oleObject57.bin"/><Relationship Id="rId122" Type="http://schemas.openxmlformats.org/officeDocument/2006/relationships/image" Target="media/image59.emf"/><Relationship Id="rId123" Type="http://schemas.openxmlformats.org/officeDocument/2006/relationships/oleObject" Target="embeddings/oleObject58.bin"/><Relationship Id="rId124" Type="http://schemas.openxmlformats.org/officeDocument/2006/relationships/image" Target="media/image60.emf"/><Relationship Id="rId125" Type="http://schemas.openxmlformats.org/officeDocument/2006/relationships/oleObject" Target="embeddings/oleObject59.bin"/><Relationship Id="rId126" Type="http://schemas.openxmlformats.org/officeDocument/2006/relationships/image" Target="media/image61.emf"/><Relationship Id="rId127" Type="http://schemas.openxmlformats.org/officeDocument/2006/relationships/oleObject" Target="embeddings/oleObject60.bin"/><Relationship Id="rId128" Type="http://schemas.openxmlformats.org/officeDocument/2006/relationships/image" Target="media/image62.emf"/><Relationship Id="rId129" Type="http://schemas.openxmlformats.org/officeDocument/2006/relationships/oleObject" Target="embeddings/oleObject61.bin"/><Relationship Id="rId210" Type="http://schemas.openxmlformats.org/officeDocument/2006/relationships/image" Target="media/image105.emf"/><Relationship Id="rId211" Type="http://schemas.openxmlformats.org/officeDocument/2006/relationships/oleObject" Target="embeddings/oleObject100.bin"/><Relationship Id="rId212" Type="http://schemas.openxmlformats.org/officeDocument/2006/relationships/image" Target="media/image106.png"/><Relationship Id="rId213" Type="http://schemas.openxmlformats.org/officeDocument/2006/relationships/image" Target="media/image107.emf"/><Relationship Id="rId214" Type="http://schemas.openxmlformats.org/officeDocument/2006/relationships/oleObject" Target="embeddings/oleObject101.bin"/><Relationship Id="rId215" Type="http://schemas.openxmlformats.org/officeDocument/2006/relationships/image" Target="media/image108.emf"/><Relationship Id="rId216" Type="http://schemas.openxmlformats.org/officeDocument/2006/relationships/oleObject" Target="embeddings/oleObject102.bin"/><Relationship Id="rId217" Type="http://schemas.openxmlformats.org/officeDocument/2006/relationships/image" Target="media/image109.emf"/><Relationship Id="rId218" Type="http://schemas.openxmlformats.org/officeDocument/2006/relationships/oleObject" Target="embeddings/oleObject103.bin"/><Relationship Id="rId219" Type="http://schemas.openxmlformats.org/officeDocument/2006/relationships/image" Target="media/image110.emf"/><Relationship Id="rId275" Type="http://schemas.openxmlformats.org/officeDocument/2006/relationships/oleObject" Target="embeddings/oleObject131.bin"/><Relationship Id="rId276" Type="http://schemas.openxmlformats.org/officeDocument/2006/relationships/image" Target="media/image139.emf"/><Relationship Id="rId277" Type="http://schemas.openxmlformats.org/officeDocument/2006/relationships/oleObject" Target="embeddings/oleObject132.bin"/><Relationship Id="rId278" Type="http://schemas.openxmlformats.org/officeDocument/2006/relationships/image" Target="media/image140.emf"/><Relationship Id="rId279" Type="http://schemas.openxmlformats.org/officeDocument/2006/relationships/oleObject" Target="embeddings/oleObject133.bin"/><Relationship Id="rId90" Type="http://schemas.openxmlformats.org/officeDocument/2006/relationships/image" Target="media/image43.emf"/><Relationship Id="rId91" Type="http://schemas.openxmlformats.org/officeDocument/2006/relationships/oleObject" Target="embeddings/oleObject42.bin"/><Relationship Id="rId92" Type="http://schemas.openxmlformats.org/officeDocument/2006/relationships/image" Target="media/image44.emf"/><Relationship Id="rId93" Type="http://schemas.openxmlformats.org/officeDocument/2006/relationships/oleObject" Target="embeddings/oleObject43.bin"/><Relationship Id="rId94" Type="http://schemas.openxmlformats.org/officeDocument/2006/relationships/image" Target="media/image45.emf"/><Relationship Id="rId95" Type="http://schemas.openxmlformats.org/officeDocument/2006/relationships/oleObject" Target="embeddings/oleObject44.bin"/><Relationship Id="rId96" Type="http://schemas.openxmlformats.org/officeDocument/2006/relationships/image" Target="media/image46.emf"/><Relationship Id="rId97" Type="http://schemas.openxmlformats.org/officeDocument/2006/relationships/oleObject" Target="embeddings/oleObject45.bin"/><Relationship Id="rId98" Type="http://schemas.openxmlformats.org/officeDocument/2006/relationships/image" Target="media/image47.emf"/><Relationship Id="rId99" Type="http://schemas.openxmlformats.org/officeDocument/2006/relationships/oleObject" Target="embeddings/oleObject46.bin"/><Relationship Id="rId190" Type="http://schemas.openxmlformats.org/officeDocument/2006/relationships/image" Target="media/image94.emf"/><Relationship Id="rId191" Type="http://schemas.openxmlformats.org/officeDocument/2006/relationships/oleObject" Target="embeddings/oleObject91.bin"/><Relationship Id="rId192" Type="http://schemas.openxmlformats.org/officeDocument/2006/relationships/image" Target="media/image95.emf"/><Relationship Id="rId193" Type="http://schemas.openxmlformats.org/officeDocument/2006/relationships/oleObject" Target="embeddings/oleObject92.bin"/><Relationship Id="rId194" Type="http://schemas.openxmlformats.org/officeDocument/2006/relationships/image" Target="media/image96.emf"/><Relationship Id="rId195" Type="http://schemas.openxmlformats.org/officeDocument/2006/relationships/oleObject" Target="embeddings/oleObject93.bin"/><Relationship Id="rId196" Type="http://schemas.openxmlformats.org/officeDocument/2006/relationships/image" Target="media/image97.emf"/><Relationship Id="rId197" Type="http://schemas.openxmlformats.org/officeDocument/2006/relationships/oleObject" Target="embeddings/oleObject94.bin"/><Relationship Id="rId198" Type="http://schemas.openxmlformats.org/officeDocument/2006/relationships/image" Target="media/image98.emf"/><Relationship Id="rId199" Type="http://schemas.openxmlformats.org/officeDocument/2006/relationships/oleObject" Target="embeddings/oleObject95.bin"/><Relationship Id="rId280" Type="http://schemas.openxmlformats.org/officeDocument/2006/relationships/image" Target="media/image141.emf"/><Relationship Id="rId30" Type="http://schemas.openxmlformats.org/officeDocument/2006/relationships/image" Target="media/image13.emf"/><Relationship Id="rId31" Type="http://schemas.openxmlformats.org/officeDocument/2006/relationships/oleObject" Target="embeddings/oleObject13.bin"/><Relationship Id="rId32" Type="http://schemas.openxmlformats.org/officeDocument/2006/relationships/image" Target="media/image14.emf"/><Relationship Id="rId33" Type="http://schemas.openxmlformats.org/officeDocument/2006/relationships/oleObject" Target="embeddings/oleObject14.bin"/><Relationship Id="rId34" Type="http://schemas.openxmlformats.org/officeDocument/2006/relationships/image" Target="media/image15.emf"/><Relationship Id="rId35" Type="http://schemas.openxmlformats.org/officeDocument/2006/relationships/oleObject" Target="embeddings/oleObject15.bin"/><Relationship Id="rId36" Type="http://schemas.openxmlformats.org/officeDocument/2006/relationships/image" Target="media/image16.emf"/><Relationship Id="rId37" Type="http://schemas.openxmlformats.org/officeDocument/2006/relationships/oleObject" Target="embeddings/oleObject16.bin"/><Relationship Id="rId38" Type="http://schemas.openxmlformats.org/officeDocument/2006/relationships/image" Target="media/image17.emf"/><Relationship Id="rId39" Type="http://schemas.openxmlformats.org/officeDocument/2006/relationships/oleObject" Target="embeddings/oleObject17.bin"/><Relationship Id="rId281" Type="http://schemas.openxmlformats.org/officeDocument/2006/relationships/oleObject" Target="embeddings/oleObject134.bin"/><Relationship Id="rId282" Type="http://schemas.openxmlformats.org/officeDocument/2006/relationships/image" Target="media/image142.emf"/><Relationship Id="rId283" Type="http://schemas.openxmlformats.org/officeDocument/2006/relationships/oleObject" Target="embeddings/oleObject135.bin"/><Relationship Id="rId284" Type="http://schemas.openxmlformats.org/officeDocument/2006/relationships/image" Target="media/image143.emf"/><Relationship Id="rId130" Type="http://schemas.openxmlformats.org/officeDocument/2006/relationships/image" Target="media/image63.emf"/><Relationship Id="rId131" Type="http://schemas.openxmlformats.org/officeDocument/2006/relationships/oleObject" Target="embeddings/oleObject62.bin"/><Relationship Id="rId132" Type="http://schemas.openxmlformats.org/officeDocument/2006/relationships/image" Target="media/image64.emf"/><Relationship Id="rId133" Type="http://schemas.openxmlformats.org/officeDocument/2006/relationships/oleObject" Target="embeddings/oleObject63.bin"/><Relationship Id="rId220" Type="http://schemas.openxmlformats.org/officeDocument/2006/relationships/oleObject" Target="embeddings/oleObject104.bin"/><Relationship Id="rId221" Type="http://schemas.openxmlformats.org/officeDocument/2006/relationships/image" Target="media/image111.emf"/><Relationship Id="rId222" Type="http://schemas.openxmlformats.org/officeDocument/2006/relationships/oleObject" Target="embeddings/oleObject105.bin"/><Relationship Id="rId223" Type="http://schemas.openxmlformats.org/officeDocument/2006/relationships/image" Target="media/image112.emf"/><Relationship Id="rId224" Type="http://schemas.openxmlformats.org/officeDocument/2006/relationships/oleObject" Target="embeddings/oleObject106.bin"/><Relationship Id="rId225" Type="http://schemas.openxmlformats.org/officeDocument/2006/relationships/image" Target="media/image113.emf"/><Relationship Id="rId226" Type="http://schemas.openxmlformats.org/officeDocument/2006/relationships/oleObject" Target="embeddings/oleObject107.bin"/><Relationship Id="rId227" Type="http://schemas.openxmlformats.org/officeDocument/2006/relationships/image" Target="media/image114.emf"/><Relationship Id="rId228" Type="http://schemas.openxmlformats.org/officeDocument/2006/relationships/oleObject" Target="embeddings/oleObject108.bin"/><Relationship Id="rId229" Type="http://schemas.openxmlformats.org/officeDocument/2006/relationships/image" Target="media/image115.emf"/><Relationship Id="rId134" Type="http://schemas.openxmlformats.org/officeDocument/2006/relationships/image" Target="media/image65.emf"/><Relationship Id="rId135" Type="http://schemas.openxmlformats.org/officeDocument/2006/relationships/oleObject" Target="embeddings/oleObject64.bin"/><Relationship Id="rId136" Type="http://schemas.openxmlformats.org/officeDocument/2006/relationships/image" Target="media/image66.emf"/><Relationship Id="rId137" Type="http://schemas.openxmlformats.org/officeDocument/2006/relationships/oleObject" Target="embeddings/oleObject65.bin"/><Relationship Id="rId138" Type="http://schemas.openxmlformats.org/officeDocument/2006/relationships/image" Target="media/image67.emf"/><Relationship Id="rId139" Type="http://schemas.openxmlformats.org/officeDocument/2006/relationships/oleObject" Target="embeddings/oleObject66.bin"/><Relationship Id="rId285" Type="http://schemas.openxmlformats.org/officeDocument/2006/relationships/oleObject" Target="embeddings/oleObject136.bin"/><Relationship Id="rId286" Type="http://schemas.openxmlformats.org/officeDocument/2006/relationships/image" Target="media/image144.emf"/><Relationship Id="rId287" Type="http://schemas.openxmlformats.org/officeDocument/2006/relationships/oleObject" Target="embeddings/oleObject137.bin"/><Relationship Id="rId288" Type="http://schemas.openxmlformats.org/officeDocument/2006/relationships/image" Target="media/image145.emf"/><Relationship Id="rId289" Type="http://schemas.openxmlformats.org/officeDocument/2006/relationships/oleObject" Target="embeddings/oleObject138.bin"/><Relationship Id="rId290" Type="http://schemas.openxmlformats.org/officeDocument/2006/relationships/image" Target="media/image146.emf"/><Relationship Id="rId291" Type="http://schemas.openxmlformats.org/officeDocument/2006/relationships/oleObject" Target="embeddings/oleObject139.bin"/><Relationship Id="rId292" Type="http://schemas.openxmlformats.org/officeDocument/2006/relationships/fontTable" Target="fontTable.xml"/><Relationship Id="rId293" Type="http://schemas.openxmlformats.org/officeDocument/2006/relationships/theme" Target="theme/theme1.xml"/><Relationship Id="rId40" Type="http://schemas.openxmlformats.org/officeDocument/2006/relationships/comments" Target="comments.xml"/><Relationship Id="rId41" Type="http://schemas.openxmlformats.org/officeDocument/2006/relationships/image" Target="media/image18.emf"/><Relationship Id="rId42" Type="http://schemas.openxmlformats.org/officeDocument/2006/relationships/oleObject" Target="embeddings/oleObject18.bin"/><Relationship Id="rId43" Type="http://schemas.openxmlformats.org/officeDocument/2006/relationships/image" Target="media/image19.emf"/><Relationship Id="rId44" Type="http://schemas.openxmlformats.org/officeDocument/2006/relationships/oleObject" Target="embeddings/oleObject19.bin"/><Relationship Id="rId45" Type="http://schemas.openxmlformats.org/officeDocument/2006/relationships/image" Target="media/image20.emf"/><Relationship Id="rId46" Type="http://schemas.openxmlformats.org/officeDocument/2006/relationships/oleObject" Target="embeddings/oleObject20.bin"/><Relationship Id="rId47" Type="http://schemas.openxmlformats.org/officeDocument/2006/relationships/image" Target="media/image21.emf"/><Relationship Id="rId48" Type="http://schemas.openxmlformats.org/officeDocument/2006/relationships/oleObject" Target="embeddings/oleObject21.bin"/><Relationship Id="rId49" Type="http://schemas.openxmlformats.org/officeDocument/2006/relationships/image" Target="media/image22.png"/><Relationship Id="rId140" Type="http://schemas.openxmlformats.org/officeDocument/2006/relationships/image" Target="media/image68.emf"/><Relationship Id="rId141" Type="http://schemas.openxmlformats.org/officeDocument/2006/relationships/oleObject" Target="embeddings/oleObject67.bin"/><Relationship Id="rId142" Type="http://schemas.openxmlformats.org/officeDocument/2006/relationships/image" Target="media/image69.emf"/><Relationship Id="rId143" Type="http://schemas.openxmlformats.org/officeDocument/2006/relationships/oleObject" Target="embeddings/oleObject68.bin"/><Relationship Id="rId144" Type="http://schemas.openxmlformats.org/officeDocument/2006/relationships/image" Target="media/image70.emf"/><Relationship Id="rId145" Type="http://schemas.openxmlformats.org/officeDocument/2006/relationships/oleObject" Target="embeddings/oleObject69.bin"/><Relationship Id="rId146" Type="http://schemas.openxmlformats.org/officeDocument/2006/relationships/image" Target="media/image71.emf"/><Relationship Id="rId147" Type="http://schemas.openxmlformats.org/officeDocument/2006/relationships/oleObject" Target="embeddings/oleObject70.bin"/><Relationship Id="rId148" Type="http://schemas.openxmlformats.org/officeDocument/2006/relationships/image" Target="media/image72.emf"/><Relationship Id="rId149" Type="http://schemas.openxmlformats.org/officeDocument/2006/relationships/oleObject" Target="embeddings/oleObject71.bin"/><Relationship Id="rId230" Type="http://schemas.openxmlformats.org/officeDocument/2006/relationships/oleObject" Target="embeddings/oleObject109.bin"/><Relationship Id="rId231" Type="http://schemas.openxmlformats.org/officeDocument/2006/relationships/image" Target="media/image116.emf"/><Relationship Id="rId232" Type="http://schemas.openxmlformats.org/officeDocument/2006/relationships/oleObject" Target="embeddings/oleObject110.bin"/><Relationship Id="rId233" Type="http://schemas.openxmlformats.org/officeDocument/2006/relationships/image" Target="media/image117.emf"/><Relationship Id="rId234" Type="http://schemas.openxmlformats.org/officeDocument/2006/relationships/oleObject" Target="embeddings/oleObject111.bin"/><Relationship Id="rId235" Type="http://schemas.openxmlformats.org/officeDocument/2006/relationships/image" Target="media/image118.png"/><Relationship Id="rId236" Type="http://schemas.openxmlformats.org/officeDocument/2006/relationships/image" Target="media/image119.emf"/><Relationship Id="rId237" Type="http://schemas.openxmlformats.org/officeDocument/2006/relationships/oleObject" Target="embeddings/oleObject112.bin"/><Relationship Id="rId238" Type="http://schemas.openxmlformats.org/officeDocument/2006/relationships/image" Target="media/image120.emf"/><Relationship Id="rId239" Type="http://schemas.openxmlformats.org/officeDocument/2006/relationships/oleObject" Target="embeddings/oleObject113.bin"/><Relationship Id="rId50" Type="http://schemas.openxmlformats.org/officeDocument/2006/relationships/image" Target="media/image23.emf"/><Relationship Id="rId51" Type="http://schemas.openxmlformats.org/officeDocument/2006/relationships/oleObject" Target="embeddings/oleObject22.bin"/><Relationship Id="rId52" Type="http://schemas.openxmlformats.org/officeDocument/2006/relationships/image" Target="media/image24.emf"/><Relationship Id="rId53" Type="http://schemas.openxmlformats.org/officeDocument/2006/relationships/oleObject" Target="embeddings/oleObject23.bin"/><Relationship Id="rId54" Type="http://schemas.openxmlformats.org/officeDocument/2006/relationships/image" Target="media/image25.emf"/><Relationship Id="rId55" Type="http://schemas.openxmlformats.org/officeDocument/2006/relationships/oleObject" Target="embeddings/oleObject24.bin"/><Relationship Id="rId56" Type="http://schemas.openxmlformats.org/officeDocument/2006/relationships/image" Target="media/image26.emf"/><Relationship Id="rId57" Type="http://schemas.openxmlformats.org/officeDocument/2006/relationships/oleObject" Target="embeddings/oleObject25.bin"/><Relationship Id="rId58" Type="http://schemas.openxmlformats.org/officeDocument/2006/relationships/image" Target="media/image27.emf"/><Relationship Id="rId59" Type="http://schemas.openxmlformats.org/officeDocument/2006/relationships/oleObject" Target="embeddings/oleObject26.bin"/><Relationship Id="rId150" Type="http://schemas.openxmlformats.org/officeDocument/2006/relationships/image" Target="media/image73.emf"/><Relationship Id="rId151" Type="http://schemas.openxmlformats.org/officeDocument/2006/relationships/oleObject" Target="embeddings/oleObject72.bin"/><Relationship Id="rId152" Type="http://schemas.openxmlformats.org/officeDocument/2006/relationships/image" Target="media/image74.jpeg"/><Relationship Id="rId153" Type="http://schemas.openxmlformats.org/officeDocument/2006/relationships/image" Target="media/image75.emf"/><Relationship Id="rId154" Type="http://schemas.openxmlformats.org/officeDocument/2006/relationships/oleObject" Target="embeddings/oleObject73.bin"/><Relationship Id="rId155" Type="http://schemas.openxmlformats.org/officeDocument/2006/relationships/image" Target="media/image76.emf"/><Relationship Id="rId156" Type="http://schemas.openxmlformats.org/officeDocument/2006/relationships/oleObject" Target="embeddings/oleObject74.bin"/><Relationship Id="rId157" Type="http://schemas.openxmlformats.org/officeDocument/2006/relationships/image" Target="media/image77.jpeg"/><Relationship Id="rId158" Type="http://schemas.openxmlformats.org/officeDocument/2006/relationships/image" Target="media/image78.emf"/><Relationship Id="rId159" Type="http://schemas.openxmlformats.org/officeDocument/2006/relationships/oleObject" Target="embeddings/oleObject75.bin"/><Relationship Id="rId240" Type="http://schemas.openxmlformats.org/officeDocument/2006/relationships/image" Target="media/image121.emf"/><Relationship Id="rId241" Type="http://schemas.openxmlformats.org/officeDocument/2006/relationships/oleObject" Target="embeddings/oleObject114.bin"/><Relationship Id="rId242" Type="http://schemas.openxmlformats.org/officeDocument/2006/relationships/image" Target="media/image122.emf"/><Relationship Id="rId243" Type="http://schemas.openxmlformats.org/officeDocument/2006/relationships/oleObject" Target="embeddings/oleObject115.bin"/><Relationship Id="rId244" Type="http://schemas.openxmlformats.org/officeDocument/2006/relationships/image" Target="media/image123.emf"/><Relationship Id="rId245" Type="http://schemas.openxmlformats.org/officeDocument/2006/relationships/oleObject" Target="embeddings/oleObject116.bin"/><Relationship Id="rId246" Type="http://schemas.openxmlformats.org/officeDocument/2006/relationships/image" Target="media/image124.emf"/><Relationship Id="rId247" Type="http://schemas.openxmlformats.org/officeDocument/2006/relationships/oleObject" Target="embeddings/oleObject117.bin"/><Relationship Id="rId248" Type="http://schemas.openxmlformats.org/officeDocument/2006/relationships/image" Target="media/image125.emf"/><Relationship Id="rId249" Type="http://schemas.openxmlformats.org/officeDocument/2006/relationships/oleObject" Target="embeddings/oleObject118.bin"/><Relationship Id="rId60" Type="http://schemas.openxmlformats.org/officeDocument/2006/relationships/image" Target="media/image28.emf"/><Relationship Id="rId61" Type="http://schemas.openxmlformats.org/officeDocument/2006/relationships/oleObject" Target="embeddings/oleObject27.bin"/><Relationship Id="rId62" Type="http://schemas.openxmlformats.org/officeDocument/2006/relationships/image" Target="media/image29.emf"/><Relationship Id="rId63" Type="http://schemas.openxmlformats.org/officeDocument/2006/relationships/oleObject" Target="embeddings/oleObject28.bin"/><Relationship Id="rId64" Type="http://schemas.openxmlformats.org/officeDocument/2006/relationships/image" Target="media/image30.emf"/><Relationship Id="rId65" Type="http://schemas.openxmlformats.org/officeDocument/2006/relationships/oleObject" Target="embeddings/oleObject29.bin"/><Relationship Id="rId66" Type="http://schemas.openxmlformats.org/officeDocument/2006/relationships/image" Target="media/image31.emf"/><Relationship Id="rId67" Type="http://schemas.openxmlformats.org/officeDocument/2006/relationships/oleObject" Target="embeddings/oleObject30.bin"/><Relationship Id="rId68" Type="http://schemas.openxmlformats.org/officeDocument/2006/relationships/image" Target="media/image32.emf"/><Relationship Id="rId69" Type="http://schemas.openxmlformats.org/officeDocument/2006/relationships/oleObject" Target="embeddings/oleObject31.bin"/><Relationship Id="rId160" Type="http://schemas.openxmlformats.org/officeDocument/2006/relationships/image" Target="media/image79.emf"/><Relationship Id="rId161" Type="http://schemas.openxmlformats.org/officeDocument/2006/relationships/oleObject" Target="embeddings/oleObject76.bin"/><Relationship Id="rId162" Type="http://schemas.openxmlformats.org/officeDocument/2006/relationships/image" Target="media/image80.emf"/><Relationship Id="rId163" Type="http://schemas.openxmlformats.org/officeDocument/2006/relationships/oleObject" Target="embeddings/oleObject77.bin"/><Relationship Id="rId164" Type="http://schemas.openxmlformats.org/officeDocument/2006/relationships/image" Target="media/image81.emf"/><Relationship Id="rId165" Type="http://schemas.openxmlformats.org/officeDocument/2006/relationships/oleObject" Target="embeddings/oleObject78.bin"/><Relationship Id="rId166" Type="http://schemas.openxmlformats.org/officeDocument/2006/relationships/image" Target="media/image82.emf"/><Relationship Id="rId167" Type="http://schemas.openxmlformats.org/officeDocument/2006/relationships/oleObject" Target="embeddings/oleObject79.bin"/><Relationship Id="rId168" Type="http://schemas.openxmlformats.org/officeDocument/2006/relationships/image" Target="media/image83.emf"/><Relationship Id="rId169" Type="http://schemas.openxmlformats.org/officeDocument/2006/relationships/oleObject" Target="embeddings/oleObject80.bin"/><Relationship Id="rId250" Type="http://schemas.openxmlformats.org/officeDocument/2006/relationships/image" Target="media/image126.emf"/><Relationship Id="rId251" Type="http://schemas.openxmlformats.org/officeDocument/2006/relationships/oleObject" Target="embeddings/oleObject119.bin"/><Relationship Id="rId252" Type="http://schemas.openxmlformats.org/officeDocument/2006/relationships/image" Target="media/image127.emf"/><Relationship Id="rId253" Type="http://schemas.openxmlformats.org/officeDocument/2006/relationships/oleObject" Target="embeddings/oleObject120.bin"/><Relationship Id="rId254" Type="http://schemas.openxmlformats.org/officeDocument/2006/relationships/image" Target="media/image128.emf"/><Relationship Id="rId255" Type="http://schemas.openxmlformats.org/officeDocument/2006/relationships/oleObject" Target="embeddings/oleObject121.bin"/><Relationship Id="rId256" Type="http://schemas.openxmlformats.org/officeDocument/2006/relationships/image" Target="media/image129.emf"/><Relationship Id="rId257" Type="http://schemas.openxmlformats.org/officeDocument/2006/relationships/oleObject" Target="embeddings/oleObject122.bin"/><Relationship Id="rId258" Type="http://schemas.openxmlformats.org/officeDocument/2006/relationships/image" Target="media/image130.emf"/><Relationship Id="rId259" Type="http://schemas.openxmlformats.org/officeDocument/2006/relationships/oleObject" Target="embeddings/oleObject123.bin"/><Relationship Id="rId100" Type="http://schemas.openxmlformats.org/officeDocument/2006/relationships/image" Target="media/image48.emf"/><Relationship Id="rId101" Type="http://schemas.openxmlformats.org/officeDocument/2006/relationships/oleObject" Target="embeddings/oleObject47.bin"/><Relationship Id="rId102" Type="http://schemas.openxmlformats.org/officeDocument/2006/relationships/image" Target="media/image49.emf"/><Relationship Id="rId103" Type="http://schemas.openxmlformats.org/officeDocument/2006/relationships/oleObject" Target="embeddings/oleObject48.bin"/><Relationship Id="rId104" Type="http://schemas.openxmlformats.org/officeDocument/2006/relationships/image" Target="media/image50.emf"/><Relationship Id="rId105" Type="http://schemas.openxmlformats.org/officeDocument/2006/relationships/oleObject" Target="embeddings/oleObject49.bin"/></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386BF-B95B-F94E-8655-FE5AE5753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14</Pages>
  <Words>6430</Words>
  <Characters>8875</Characters>
  <Application>Microsoft Macintosh Word</Application>
  <DocSecurity>0</DocSecurity>
  <Lines>403</Lines>
  <Paragraphs>263</Paragraphs>
  <ScaleCrop>false</ScaleCrop>
  <Company>Tsinghua University</Company>
  <LinksUpToDate>false</LinksUpToDate>
  <CharactersWithSpaces>15042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Guosai Wang</dc:creator>
  <cp:keywords/>
  <dc:description/>
  <cp:lastModifiedBy>Guosai Wang</cp:lastModifiedBy>
  <cp:revision>349</cp:revision>
  <dcterms:created xsi:type="dcterms:W3CDTF">2014-05-23T13:59:00Z</dcterms:created>
  <dcterms:modified xsi:type="dcterms:W3CDTF">2014-06-01T08:02:00Z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UseMTPrefs">
    <vt:lpwstr>1</vt:lpwstr>
  </property>
  <property fmtid="{D5CDD505-2E9C-101B-9397-08002B2CF9AE}" pid="4" name="MTEquationSection">
    <vt:lpwstr>1</vt:lpwstr>
  </property>
  <property fmtid="{D5CDD505-2E9C-101B-9397-08002B2CF9AE}" pid="5" name="MTEquationNumber2">
    <vt:lpwstr>(#C1-#E1)</vt:lpwstr>
  </property>
</Properties>
</file>